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404EF">
      <w:pPr>
        <w:ind w:firstLine="720"/>
        <w:jc w:val="center"/>
      </w:pPr>
      <w:r>
        <w:t>INSTITUTO FEDERAL DE EDUCAÇÃO, CIÊNCIA E TECNOLOGIA DE SÃO PAULO</w:t>
      </w:r>
    </w:p>
    <w:p w14:paraId="03BE057E">
      <w:pPr>
        <w:jc w:val="center"/>
        <w:rPr>
          <w:color w:val="000000"/>
        </w:rPr>
      </w:pPr>
    </w:p>
    <w:p w14:paraId="2BE55CE2">
      <w:pPr>
        <w:jc w:val="center"/>
        <w:rPr>
          <w:color w:val="000000"/>
        </w:rPr>
      </w:pPr>
    </w:p>
    <w:p w14:paraId="19292717">
      <w:pPr>
        <w:jc w:val="center"/>
        <w:rPr>
          <w:color w:val="000000"/>
        </w:rPr>
      </w:pPr>
      <w:r>
        <w:t>Luan Morony Simões</w:t>
      </w:r>
    </w:p>
    <w:p w14:paraId="5ACD60CA">
      <w:pPr>
        <w:jc w:val="center"/>
        <w:rPr>
          <w:color w:val="000000"/>
        </w:rPr>
      </w:pPr>
      <w:r>
        <w:t>Rafael Asafe de Sousa Ferreira</w:t>
      </w:r>
    </w:p>
    <w:p w14:paraId="14071182">
      <w:pPr>
        <w:jc w:val="center"/>
      </w:pPr>
      <w:r>
        <w:t>Victor Augusto Soares Gonzalles</w:t>
      </w:r>
    </w:p>
    <w:p w14:paraId="6E375FD2">
      <w:pPr>
        <w:jc w:val="center"/>
        <w:rPr>
          <w:color w:val="000000"/>
        </w:rPr>
      </w:pPr>
    </w:p>
    <w:p w14:paraId="5D63F2F3">
      <w:pPr>
        <w:jc w:val="center"/>
        <w:rPr>
          <w:color w:val="000000"/>
        </w:rPr>
      </w:pPr>
    </w:p>
    <w:p w14:paraId="5E6C3143">
      <w:pPr>
        <w:jc w:val="center"/>
        <w:rPr>
          <w:b/>
        </w:rPr>
      </w:pPr>
    </w:p>
    <w:p w14:paraId="6CC047D5">
      <w:pPr>
        <w:jc w:val="center"/>
        <w:rPr>
          <w:color w:val="000000"/>
        </w:rPr>
      </w:pPr>
      <w:r>
        <w:rPr>
          <w:b/>
        </w:rPr>
        <w:t>Vitreus:  Implementação de uma máquina de vetores de suporte na distinção de surtos epilépticos e surtos psicogênicos</w:t>
      </w:r>
    </w:p>
    <w:p w14:paraId="2790BAC7">
      <w:pPr>
        <w:jc w:val="center"/>
        <w:rPr>
          <w:color w:val="000000"/>
        </w:rPr>
      </w:pPr>
    </w:p>
    <w:p w14:paraId="765A3CA1">
      <w:pPr>
        <w:rPr>
          <w:color w:val="000000"/>
        </w:rPr>
      </w:pPr>
      <w:r>
        <w:rPr>
          <w:color w:val="000000"/>
        </w:rPr>
        <w:tab/>
      </w:r>
      <w:r>
        <w:rPr>
          <w:color w:val="000000"/>
        </w:rPr>
        <w:tab/>
      </w:r>
    </w:p>
    <w:p w14:paraId="7ED4F29B">
      <w:pPr>
        <w:jc w:val="right"/>
        <w:rPr>
          <w:color w:val="000000"/>
        </w:rPr>
      </w:pPr>
      <w:r>
        <w:rPr>
          <w:color w:val="000000"/>
        </w:rPr>
        <w:t>Professor: Profª Drª Sara Dereste dos Santos</w:t>
      </w:r>
    </w:p>
    <w:p w14:paraId="4A6C29E8">
      <w:pPr>
        <w:jc w:val="center"/>
        <w:rPr>
          <w:color w:val="000000"/>
        </w:rPr>
      </w:pPr>
    </w:p>
    <w:p w14:paraId="32907E07">
      <w:pPr>
        <w:rPr>
          <w:color w:val="000000"/>
        </w:rPr>
      </w:pPr>
    </w:p>
    <w:p w14:paraId="6C3F96BA">
      <w:pPr>
        <w:jc w:val="center"/>
        <w:rPr>
          <w:color w:val="000000"/>
        </w:rPr>
      </w:pPr>
    </w:p>
    <w:p w14:paraId="5E8642A6">
      <w:pPr>
        <w:jc w:val="center"/>
        <w:rPr>
          <w:color w:val="000000"/>
        </w:rPr>
      </w:pPr>
    </w:p>
    <w:p w14:paraId="5FB7B57E">
      <w:pPr>
        <w:jc w:val="center"/>
        <w:rPr>
          <w:color w:val="000000"/>
        </w:rPr>
      </w:pPr>
    </w:p>
    <w:p w14:paraId="25BA7ECA">
      <w:pPr>
        <w:jc w:val="center"/>
        <w:rPr>
          <w:color w:val="000000"/>
        </w:rPr>
      </w:pPr>
    </w:p>
    <w:p w14:paraId="7E9EC0F4">
      <w:pPr>
        <w:jc w:val="center"/>
        <w:rPr>
          <w:color w:val="000000"/>
        </w:rPr>
      </w:pPr>
      <w:r>
        <w:rPr>
          <w:color w:val="000000"/>
        </w:rPr>
        <w:t>SÃO PAULO</w:t>
      </w:r>
    </w:p>
    <w:p w14:paraId="2B5D4BF9">
      <w:pPr>
        <w:jc w:val="center"/>
        <w:rPr>
          <w:color w:val="000000"/>
        </w:rPr>
      </w:pPr>
      <w:r>
        <w:rPr>
          <w:color w:val="000000"/>
        </w:rPr>
        <w:t>2025</w:t>
      </w:r>
    </w:p>
    <w:p w14:paraId="0E89A520">
      <w:pPr>
        <w:jc w:val="center"/>
        <w:rPr>
          <w:color w:val="000000"/>
        </w:rPr>
      </w:pPr>
    </w:p>
    <w:p w14:paraId="353868B3">
      <w:pPr>
        <w:jc w:val="center"/>
        <w:rPr>
          <w:b/>
          <w:color w:val="000000"/>
        </w:rPr>
      </w:pPr>
      <w:r>
        <w:rPr>
          <w:b/>
        </w:rPr>
        <w:t>Luan Morony Simões</w:t>
      </w:r>
    </w:p>
    <w:p w14:paraId="50155B51">
      <w:pPr>
        <w:jc w:val="center"/>
        <w:rPr>
          <w:b/>
          <w:color w:val="000000"/>
        </w:rPr>
      </w:pPr>
      <w:r>
        <w:rPr>
          <w:b/>
        </w:rPr>
        <w:t>Rafael Asafe de Sousa Ferreira</w:t>
      </w:r>
    </w:p>
    <w:p w14:paraId="5E5D066B">
      <w:pPr>
        <w:jc w:val="center"/>
        <w:rPr>
          <w:b/>
        </w:rPr>
      </w:pPr>
      <w:r>
        <w:rPr>
          <w:b/>
        </w:rPr>
        <w:t>Victor Augusto Soares Gonzalles</w:t>
      </w:r>
    </w:p>
    <w:p w14:paraId="31CC2877">
      <w:pPr>
        <w:jc w:val="center"/>
      </w:pPr>
    </w:p>
    <w:p w14:paraId="2A5F291D">
      <w:pPr>
        <w:jc w:val="center"/>
        <w:rPr>
          <w:color w:val="FF0000"/>
        </w:rPr>
      </w:pPr>
      <w:r>
        <w:rPr>
          <w:b/>
        </w:rPr>
        <w:t>Vitreus:  Implementação de uma máquina de vetores de suporte na distinção de surtos epilépticos e surtos psicogênicos</w:t>
      </w:r>
    </w:p>
    <w:p w14:paraId="1FB90F6F">
      <w:pPr>
        <w:jc w:val="center"/>
        <w:rPr>
          <w:color w:val="FF0000"/>
        </w:rPr>
      </w:pPr>
    </w:p>
    <w:p w14:paraId="1991EBA5">
      <w:pPr>
        <w:spacing w:after="0"/>
      </w:pPr>
    </w:p>
    <w:p w14:paraId="0E09D603">
      <w:pPr>
        <w:spacing w:after="0"/>
      </w:pPr>
    </w:p>
    <w:p w14:paraId="2A63E5FE">
      <w:pPr>
        <w:spacing w:after="0"/>
      </w:pPr>
    </w:p>
    <w:p w14:paraId="557AFDE4">
      <w:pPr>
        <w:spacing w:after="0" w:line="240" w:lineRule="auto"/>
      </w:pPr>
      <w:r>
        <mc:AlternateContent>
          <mc:Choice Requires="wps">
            <w:drawing>
              <wp:anchor distT="0" distB="0" distL="0" distR="0" simplePos="0" relativeHeight="251659264" behindDoc="0" locked="0" layoutInCell="1" allowOverlap="1">
                <wp:simplePos x="0" y="0"/>
                <wp:positionH relativeFrom="column">
                  <wp:posOffset>2581275</wp:posOffset>
                </wp:positionH>
                <wp:positionV relativeFrom="paragraph">
                  <wp:posOffset>635</wp:posOffset>
                </wp:positionV>
                <wp:extent cx="3371850" cy="2840990"/>
                <wp:effectExtent l="0" t="0" r="0" b="0"/>
                <wp:wrapNone/>
                <wp:docPr id="594250739" name="Rectangle 1"/>
                <wp:cNvGraphicFramePr/>
                <a:graphic xmlns:a="http://schemas.openxmlformats.org/drawingml/2006/main">
                  <a:graphicData uri="http://schemas.microsoft.com/office/word/2010/wordprocessingShape">
                    <wps:wsp>
                      <wps:cNvSpPr/>
                      <wps:spPr>
                        <a:xfrm>
                          <a:off x="0" y="0"/>
                          <a:ext cx="3371850" cy="28409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5DD62C0">
                            <w:pPr>
                              <w:pStyle w:val="92"/>
                              <w:ind w:firstLine="0"/>
                              <w:rPr>
                                <w:rFonts w:eastAsia="Arial"/>
                                <w:color w:val="000000"/>
                              </w:rPr>
                            </w:pPr>
                            <w:r>
                              <w:rPr>
                                <w:rFonts w:eastAsia="Arial"/>
                                <w:color w:val="000000"/>
                              </w:rPr>
                              <w:t>Monografia apresentada ao curso de Engenharia de Controle e Automação do Instituto Federal de Educação, Ciência e Tecnologia de São Paulo, Campus São Paulo, como parte dos requisitos para obtenção do título de Engenheiro de Controle e Automação.</w:t>
                            </w:r>
                          </w:p>
                          <w:p w14:paraId="618CF34F">
                            <w:pPr>
                              <w:pStyle w:val="92"/>
                              <w:ind w:firstLine="0"/>
                            </w:pPr>
                            <w:r>
                              <w:rPr>
                                <w:rFonts w:eastAsia="Arial"/>
                                <w:color w:val="000000"/>
                              </w:rPr>
                              <w:t>Orientadora: Prof</w:t>
                            </w:r>
                            <w:r>
                              <w:rPr>
                                <w:rFonts w:eastAsia="Arial"/>
                                <w:color w:val="000000"/>
                                <w:vertAlign w:val="superscript"/>
                              </w:rPr>
                              <w:t>a</w:t>
                            </w:r>
                            <w:r>
                              <w:rPr>
                                <w:rFonts w:eastAsia="Arial"/>
                                <w:color w:val="000000"/>
                              </w:rPr>
                              <w:t xml:space="preserve"> Dr</w:t>
                            </w:r>
                            <w:r>
                              <w:rPr>
                                <w:rFonts w:eastAsia="Arial"/>
                                <w:color w:val="000000"/>
                                <w:vertAlign w:val="superscript"/>
                              </w:rPr>
                              <w:t>a</w:t>
                            </w:r>
                            <w:r>
                              <w:rPr>
                                <w:rFonts w:eastAsia="Arial"/>
                                <w:color w:val="000000"/>
                              </w:rPr>
                              <w:t xml:space="preserve"> Sara Dereste dos Santos Perseghini</w:t>
                            </w:r>
                          </w:p>
                          <w:p w14:paraId="775F059F">
                            <w:pPr>
                              <w:pStyle w:val="92"/>
                              <w:rPr>
                                <w:color w:val="000000"/>
                              </w:rPr>
                            </w:pPr>
                          </w:p>
                          <w:p w14:paraId="1367A27F">
                            <w:pPr>
                              <w:pStyle w:val="92"/>
                              <w:rPr>
                                <w:color w:val="000000"/>
                              </w:rPr>
                            </w:pPr>
                          </w:p>
                          <w:p w14:paraId="09D18DD3">
                            <w:pPr>
                              <w:pStyle w:val="92"/>
                              <w:rPr>
                                <w:color w:val="000000"/>
                              </w:rPr>
                            </w:pPr>
                          </w:p>
                          <w:p w14:paraId="473A8728">
                            <w:pPr>
                              <w:pStyle w:val="92"/>
                              <w:rPr>
                                <w:color w:val="000000"/>
                              </w:rPr>
                            </w:pPr>
                          </w:p>
                          <w:p w14:paraId="2B5FE984">
                            <w:pPr>
                              <w:pStyle w:val="92"/>
                              <w:rPr>
                                <w:color w:val="000000"/>
                              </w:rPr>
                            </w:pPr>
                          </w:p>
                          <w:p w14:paraId="198E3A95">
                            <w:pPr>
                              <w:pStyle w:val="92"/>
                              <w:rPr>
                                <w:color w:val="000000"/>
                              </w:rPr>
                            </w:pPr>
                          </w:p>
                          <w:p w14:paraId="006A2081">
                            <w:pPr>
                              <w:pStyle w:val="92"/>
                              <w:rPr>
                                <w:color w:val="000000"/>
                              </w:rPr>
                            </w:pPr>
                          </w:p>
                          <w:p w14:paraId="026D9516">
                            <w:pPr>
                              <w:pStyle w:val="92"/>
                              <w:rPr>
                                <w:color w:val="000000"/>
                              </w:rPr>
                            </w:pPr>
                          </w:p>
                          <w:p w14:paraId="40FD2484">
                            <w:pPr>
                              <w:pStyle w:val="92"/>
                            </w:pPr>
                            <w:r>
                              <w:rPr>
                                <w:rFonts w:eastAsia="Arial"/>
                                <w:color w:val="000000"/>
                                <w:sz w:val="22"/>
                              </w:rPr>
                              <w:t>Orientador: Prof.______________________</w:t>
                            </w:r>
                          </w:p>
                          <w:p w14:paraId="4A6EB1C8">
                            <w:pPr>
                              <w:pStyle w:val="92"/>
                            </w:pPr>
                            <w:r>
                              <w:rPr>
                                <w:rFonts w:eastAsia="Arial"/>
                                <w:color w:val="000000"/>
                                <w:sz w:val="22"/>
                              </w:rPr>
                              <w:t>Co-orientador: Prof.____________________</w:t>
                            </w:r>
                          </w:p>
                          <w:p w14:paraId="13A71E60">
                            <w:pPr>
                              <w:pStyle w:val="92"/>
                              <w:rPr>
                                <w:color w:val="000000"/>
                              </w:rPr>
                            </w:pPr>
                          </w:p>
                          <w:p w14:paraId="0D44FEC0">
                            <w:pPr>
                              <w:pStyle w:val="92"/>
                              <w:rPr>
                                <w:color w:val="000000"/>
                              </w:rPr>
                            </w:pPr>
                          </w:p>
                          <w:p w14:paraId="2AEDD63B">
                            <w:pPr>
                              <w:pStyle w:val="92"/>
                            </w:pPr>
                            <w:r>
                              <w:rPr>
                                <w:rFonts w:eastAsia="Arial"/>
                                <w:color w:val="000000"/>
                                <w:sz w:val="22"/>
                              </w:rPr>
                              <w:t>Orientador: Prof.______________________</w:t>
                            </w:r>
                          </w:p>
                          <w:p w14:paraId="01405E0B">
                            <w:pPr>
                              <w:pStyle w:val="92"/>
                            </w:pPr>
                            <w:r>
                              <w:rPr>
                                <w:rFonts w:eastAsia="Arial"/>
                                <w:color w:val="000000"/>
                                <w:sz w:val="22"/>
                              </w:rPr>
                              <w:t>Co-orientador: Prof.____________________</w:t>
                            </w:r>
                          </w:p>
                          <w:p w14:paraId="1D647FD9">
                            <w:pPr>
                              <w:pStyle w:val="92"/>
                              <w:spacing w:line="240" w:lineRule="auto"/>
                              <w:rPr>
                                <w:color w:val="000000"/>
                              </w:rPr>
                            </w:pPr>
                          </w:p>
                        </w:txbxContent>
                      </wps:txbx>
                      <wps:bodyPr anchor="t">
                        <a:noAutofit/>
                      </wps:bodyPr>
                    </wps:wsp>
                  </a:graphicData>
                </a:graphic>
              </wp:anchor>
            </w:drawing>
          </mc:Choice>
          <mc:Fallback>
            <w:pict>
              <v:rect id="Rectangle 1" o:spid="_x0000_s1026" o:spt="1" style="position:absolute;left:0pt;margin-left:203.25pt;margin-top:0.05pt;height:223.7pt;width:265.5pt;z-index:251659264;mso-width-relative:page;mso-height-relative:page;" fillcolor="#FFFFFF" filled="t" stroked="f" coordsize="21600,21600" o:gfxdata="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CZHIl1gAAAAgBAAAPAAAAAAAAAAEAIAAAACIAAABkcnMvZG93bnJl&#10;di54bWxQSwECFAAUAAAACACHTuJAaFcNIcYBAACVAwAADgAAAAAAAAABACAAAAAlAQAAZHJzL2Uy&#10;b0RvYy54bWxQSwUGAAAAAAYABgBZAQAAXQUAAAAA&#10;">
                <v:fill on="t" focussize="0,0"/>
                <v:stroke on="f" weight="0pt"/>
                <v:imagedata o:title=""/>
                <o:lock v:ext="edit" aspectratio="f"/>
                <v:textbox>
                  <w:txbxContent>
                    <w:p w14:paraId="75DD62C0">
                      <w:pPr>
                        <w:pStyle w:val="92"/>
                        <w:ind w:firstLine="0"/>
                        <w:rPr>
                          <w:rFonts w:eastAsia="Arial"/>
                          <w:color w:val="000000"/>
                        </w:rPr>
                      </w:pPr>
                      <w:r>
                        <w:rPr>
                          <w:rFonts w:eastAsia="Arial"/>
                          <w:color w:val="000000"/>
                        </w:rPr>
                        <w:t>Monografia apresentada ao curso de Engenharia de Controle e Automação do Instituto Federal de Educação, Ciência e Tecnologia de São Paulo, Campus São Paulo, como parte dos requisitos para obtenção do título de Engenheiro de Controle e Automação.</w:t>
                      </w:r>
                    </w:p>
                    <w:p w14:paraId="618CF34F">
                      <w:pPr>
                        <w:pStyle w:val="92"/>
                        <w:ind w:firstLine="0"/>
                      </w:pPr>
                      <w:r>
                        <w:rPr>
                          <w:rFonts w:eastAsia="Arial"/>
                          <w:color w:val="000000"/>
                        </w:rPr>
                        <w:t>Orientadora: Prof</w:t>
                      </w:r>
                      <w:r>
                        <w:rPr>
                          <w:rFonts w:eastAsia="Arial"/>
                          <w:color w:val="000000"/>
                          <w:vertAlign w:val="superscript"/>
                        </w:rPr>
                        <w:t>a</w:t>
                      </w:r>
                      <w:r>
                        <w:rPr>
                          <w:rFonts w:eastAsia="Arial"/>
                          <w:color w:val="000000"/>
                        </w:rPr>
                        <w:t xml:space="preserve"> Dr</w:t>
                      </w:r>
                      <w:r>
                        <w:rPr>
                          <w:rFonts w:eastAsia="Arial"/>
                          <w:color w:val="000000"/>
                          <w:vertAlign w:val="superscript"/>
                        </w:rPr>
                        <w:t>a</w:t>
                      </w:r>
                      <w:r>
                        <w:rPr>
                          <w:rFonts w:eastAsia="Arial"/>
                          <w:color w:val="000000"/>
                        </w:rPr>
                        <w:t xml:space="preserve"> Sara Dereste dos Santos Perseghini</w:t>
                      </w:r>
                    </w:p>
                    <w:p w14:paraId="775F059F">
                      <w:pPr>
                        <w:pStyle w:val="92"/>
                        <w:rPr>
                          <w:color w:val="000000"/>
                        </w:rPr>
                      </w:pPr>
                    </w:p>
                    <w:p w14:paraId="1367A27F">
                      <w:pPr>
                        <w:pStyle w:val="92"/>
                        <w:rPr>
                          <w:color w:val="000000"/>
                        </w:rPr>
                      </w:pPr>
                    </w:p>
                    <w:p w14:paraId="09D18DD3">
                      <w:pPr>
                        <w:pStyle w:val="92"/>
                        <w:rPr>
                          <w:color w:val="000000"/>
                        </w:rPr>
                      </w:pPr>
                    </w:p>
                    <w:p w14:paraId="473A8728">
                      <w:pPr>
                        <w:pStyle w:val="92"/>
                        <w:rPr>
                          <w:color w:val="000000"/>
                        </w:rPr>
                      </w:pPr>
                    </w:p>
                    <w:p w14:paraId="2B5FE984">
                      <w:pPr>
                        <w:pStyle w:val="92"/>
                        <w:rPr>
                          <w:color w:val="000000"/>
                        </w:rPr>
                      </w:pPr>
                    </w:p>
                    <w:p w14:paraId="198E3A95">
                      <w:pPr>
                        <w:pStyle w:val="92"/>
                        <w:rPr>
                          <w:color w:val="000000"/>
                        </w:rPr>
                      </w:pPr>
                    </w:p>
                    <w:p w14:paraId="006A2081">
                      <w:pPr>
                        <w:pStyle w:val="92"/>
                        <w:rPr>
                          <w:color w:val="000000"/>
                        </w:rPr>
                      </w:pPr>
                    </w:p>
                    <w:p w14:paraId="026D9516">
                      <w:pPr>
                        <w:pStyle w:val="92"/>
                        <w:rPr>
                          <w:color w:val="000000"/>
                        </w:rPr>
                      </w:pPr>
                    </w:p>
                    <w:p w14:paraId="40FD2484">
                      <w:pPr>
                        <w:pStyle w:val="92"/>
                      </w:pPr>
                      <w:r>
                        <w:rPr>
                          <w:rFonts w:eastAsia="Arial"/>
                          <w:color w:val="000000"/>
                          <w:sz w:val="22"/>
                        </w:rPr>
                        <w:t>Orientador: Prof.______________________</w:t>
                      </w:r>
                    </w:p>
                    <w:p w14:paraId="4A6EB1C8">
                      <w:pPr>
                        <w:pStyle w:val="92"/>
                      </w:pPr>
                      <w:r>
                        <w:rPr>
                          <w:rFonts w:eastAsia="Arial"/>
                          <w:color w:val="000000"/>
                          <w:sz w:val="22"/>
                        </w:rPr>
                        <w:t>Co-orientador: Prof.____________________</w:t>
                      </w:r>
                    </w:p>
                    <w:p w14:paraId="13A71E60">
                      <w:pPr>
                        <w:pStyle w:val="92"/>
                        <w:rPr>
                          <w:color w:val="000000"/>
                        </w:rPr>
                      </w:pPr>
                    </w:p>
                    <w:p w14:paraId="0D44FEC0">
                      <w:pPr>
                        <w:pStyle w:val="92"/>
                        <w:rPr>
                          <w:color w:val="000000"/>
                        </w:rPr>
                      </w:pPr>
                    </w:p>
                    <w:p w14:paraId="2AEDD63B">
                      <w:pPr>
                        <w:pStyle w:val="92"/>
                      </w:pPr>
                      <w:r>
                        <w:rPr>
                          <w:rFonts w:eastAsia="Arial"/>
                          <w:color w:val="000000"/>
                          <w:sz w:val="22"/>
                        </w:rPr>
                        <w:t>Orientador: Prof.______________________</w:t>
                      </w:r>
                    </w:p>
                    <w:p w14:paraId="01405E0B">
                      <w:pPr>
                        <w:pStyle w:val="92"/>
                      </w:pPr>
                      <w:r>
                        <w:rPr>
                          <w:rFonts w:eastAsia="Arial"/>
                          <w:color w:val="000000"/>
                          <w:sz w:val="22"/>
                        </w:rPr>
                        <w:t>Co-orientador: Prof.____________________</w:t>
                      </w:r>
                    </w:p>
                    <w:p w14:paraId="1D647FD9">
                      <w:pPr>
                        <w:pStyle w:val="92"/>
                        <w:spacing w:line="240" w:lineRule="auto"/>
                        <w:rPr>
                          <w:color w:val="000000"/>
                        </w:rPr>
                      </w:pPr>
                    </w:p>
                  </w:txbxContent>
                </v:textbox>
              </v:rect>
            </w:pict>
          </mc:Fallback>
        </mc:AlternateContent>
      </w:r>
    </w:p>
    <w:p w14:paraId="6A6AEBA4">
      <w:pPr>
        <w:spacing w:after="0" w:line="240" w:lineRule="auto"/>
      </w:pPr>
    </w:p>
    <w:p w14:paraId="22DEEE49">
      <w:pPr>
        <w:spacing w:after="0" w:line="240" w:lineRule="auto"/>
      </w:pPr>
    </w:p>
    <w:p w14:paraId="5D683C16">
      <w:pPr>
        <w:spacing w:after="0" w:line="240" w:lineRule="auto"/>
      </w:pPr>
    </w:p>
    <w:p w14:paraId="02D60278">
      <w:pPr>
        <w:spacing w:after="0" w:line="240" w:lineRule="auto"/>
      </w:pPr>
    </w:p>
    <w:p w14:paraId="67296D57">
      <w:pPr>
        <w:spacing w:after="0"/>
      </w:pPr>
    </w:p>
    <w:p w14:paraId="3B5481D8">
      <w:pPr>
        <w:spacing w:after="0"/>
      </w:pPr>
    </w:p>
    <w:p w14:paraId="340600C7">
      <w:pPr>
        <w:spacing w:after="0"/>
      </w:pPr>
    </w:p>
    <w:p w14:paraId="6558ACCE">
      <w:pPr>
        <w:spacing w:after="0"/>
      </w:pPr>
    </w:p>
    <w:p w14:paraId="15EA44DD">
      <w:pPr>
        <w:spacing w:after="0"/>
      </w:pPr>
    </w:p>
    <w:p w14:paraId="57608696">
      <w:pPr>
        <w:spacing w:after="0"/>
      </w:pPr>
    </w:p>
    <w:p w14:paraId="2D17FA17"/>
    <w:p w14:paraId="0BE216C8">
      <w:pPr>
        <w:rPr>
          <w:color w:val="000000"/>
        </w:rPr>
      </w:pPr>
    </w:p>
    <w:p w14:paraId="7B90A2A3">
      <w:pPr>
        <w:rPr>
          <w:color w:val="000000"/>
        </w:rPr>
      </w:pPr>
    </w:p>
    <w:p w14:paraId="76BC38F4">
      <w:pPr>
        <w:rPr>
          <w:color w:val="000000"/>
        </w:rPr>
      </w:pPr>
    </w:p>
    <w:p w14:paraId="2DE1DEA7">
      <w:pPr>
        <w:rPr>
          <w:color w:val="000000"/>
        </w:rPr>
      </w:pPr>
    </w:p>
    <w:p w14:paraId="4D2789CE">
      <w:pPr>
        <w:jc w:val="center"/>
        <w:rPr>
          <w:color w:val="000000"/>
        </w:rPr>
      </w:pPr>
      <w:r>
        <w:rPr>
          <w:color w:val="000000"/>
        </w:rPr>
        <w:t>SÃO PAULO</w:t>
      </w:r>
    </w:p>
    <w:p w14:paraId="59388AB8">
      <w:pPr>
        <w:jc w:val="center"/>
        <w:rPr>
          <w:color w:val="000000"/>
        </w:rPr>
      </w:pPr>
      <w:r>
        <w:rPr>
          <w:color w:val="000000"/>
        </w:rPr>
        <w:t>2025</w:t>
      </w:r>
      <w:r>
        <w:br w:type="page"/>
      </w:r>
    </w:p>
    <w:p w14:paraId="692EA8E8">
      <w:pPr>
        <w:jc w:val="center"/>
        <w:rPr>
          <w:b/>
        </w:rPr>
      </w:pPr>
      <w:r>
        <w:rPr>
          <w:b/>
        </w:rPr>
        <w:t>AGRADECIMENTOS</w:t>
      </w:r>
    </w:p>
    <w:p w14:paraId="3E12B3FC">
      <w:pPr>
        <w:spacing w:after="0"/>
        <w:ind w:firstLine="720"/>
      </w:pPr>
      <w:r>
        <w:t>Primeiramente, agradeço a Deus, força e sabedoria ao longo desta jornada acadêmica.</w:t>
      </w:r>
    </w:p>
    <w:p w14:paraId="6E8F8D01">
      <w:pPr>
        <w:spacing w:after="0"/>
        <w:ind w:firstLine="720"/>
      </w:pPr>
      <w:r>
        <w:t>Agradeço imensamente aos meus pais e familiares, pelo apoio incondicional, incentivo constante e amor inabalável, que foram essenciais para que eu pudesse alcançar mais este objetivo.</w:t>
      </w:r>
    </w:p>
    <w:p w14:paraId="142163FD">
      <w:pPr>
        <w:spacing w:after="0"/>
        <w:ind w:firstLine="720"/>
      </w:pPr>
      <w:r>
        <w:t xml:space="preserve">A orientadora, </w:t>
      </w:r>
      <w:r>
        <w:rPr>
          <w:color w:val="000000"/>
        </w:rPr>
        <w:t>Profª Drª Sara Dereste dos Santos</w:t>
      </w:r>
      <w:r>
        <w:t>, pela orientação, paciência e dedicação. Suas contribuições foram fundamentais para a realização deste trabalho e para o meu crescimento acadêmico e profissional.</w:t>
      </w:r>
    </w:p>
    <w:p w14:paraId="5405CA03">
      <w:pPr>
        <w:spacing w:after="0"/>
      </w:pPr>
      <w:r>
        <w:t>Agradeço aos colegas e amigos de curso, pela parceria, companheirismo e pelos momentos de troca de conhecimento e apoio mútuo. Vocês tornaram essa caminhada mais leve e gratificante.</w:t>
      </w:r>
    </w:p>
    <w:p w14:paraId="7D23B12C">
      <w:pPr>
        <w:spacing w:after="0"/>
        <w:ind w:firstLine="720"/>
      </w:pPr>
      <w:r>
        <w:t>Por fim, expresso minha gratidão a todos que, direta ou indiretamente, contribuíram para a concretização deste trabalho. Cada apoio e incentivo foram essenciais para a superação dos desafios e para a conclusão desta etapa importante da minha vida acadêmica.</w:t>
      </w:r>
    </w:p>
    <w:p w14:paraId="5D50EE40">
      <w:pPr>
        <w:spacing w:after="0"/>
      </w:pPr>
      <w:r>
        <w:t xml:space="preserve"> </w:t>
      </w:r>
    </w:p>
    <w:p w14:paraId="04D10477">
      <w:pPr>
        <w:spacing w:after="0" w:line="240" w:lineRule="auto"/>
        <w:jc w:val="center"/>
      </w:pPr>
    </w:p>
    <w:p w14:paraId="61A4FC54">
      <w:pPr>
        <w:spacing w:after="0" w:line="240" w:lineRule="auto"/>
      </w:pPr>
    </w:p>
    <w:p w14:paraId="11711E13">
      <w:pPr>
        <w:spacing w:after="0" w:line="240" w:lineRule="auto"/>
      </w:pPr>
    </w:p>
    <w:p w14:paraId="3B9B8689">
      <w:pPr>
        <w:spacing w:after="0" w:line="240" w:lineRule="auto"/>
        <w:jc w:val="center"/>
      </w:pPr>
    </w:p>
    <w:p w14:paraId="5885021F">
      <w:pPr>
        <w:spacing w:after="0" w:line="240" w:lineRule="auto"/>
        <w:jc w:val="center"/>
      </w:pPr>
    </w:p>
    <w:p w14:paraId="01AF3CA0">
      <w:pPr>
        <w:spacing w:after="0" w:line="240" w:lineRule="auto"/>
        <w:jc w:val="center"/>
      </w:pPr>
    </w:p>
    <w:p w14:paraId="3AB5860A">
      <w:pPr>
        <w:spacing w:after="0" w:line="240" w:lineRule="auto"/>
        <w:jc w:val="center"/>
      </w:pPr>
    </w:p>
    <w:p w14:paraId="60E40526">
      <w:pPr>
        <w:spacing w:after="0" w:line="240" w:lineRule="auto"/>
        <w:jc w:val="center"/>
      </w:pPr>
    </w:p>
    <w:p w14:paraId="26A679A5">
      <w:pPr>
        <w:spacing w:after="0" w:line="240" w:lineRule="auto"/>
        <w:jc w:val="center"/>
      </w:pPr>
    </w:p>
    <w:p w14:paraId="5B956590">
      <w:pPr>
        <w:spacing w:after="0" w:line="240" w:lineRule="auto"/>
        <w:jc w:val="center"/>
      </w:pPr>
    </w:p>
    <w:p w14:paraId="0D662F1D">
      <w:pPr>
        <w:spacing w:after="0" w:line="240" w:lineRule="auto"/>
        <w:jc w:val="center"/>
      </w:pPr>
    </w:p>
    <w:p w14:paraId="242A314C">
      <w:pPr>
        <w:spacing w:after="0" w:line="240" w:lineRule="auto"/>
        <w:jc w:val="center"/>
      </w:pPr>
    </w:p>
    <w:p w14:paraId="01B1E836">
      <w:pPr>
        <w:spacing w:after="0" w:line="240" w:lineRule="auto"/>
        <w:jc w:val="center"/>
      </w:pPr>
    </w:p>
    <w:p w14:paraId="21260A8E">
      <w:pPr>
        <w:spacing w:after="0" w:line="240" w:lineRule="auto"/>
        <w:jc w:val="center"/>
      </w:pPr>
    </w:p>
    <w:p w14:paraId="4B6FA023">
      <w:pPr>
        <w:spacing w:after="0" w:line="240" w:lineRule="auto"/>
        <w:jc w:val="center"/>
      </w:pPr>
    </w:p>
    <w:p w14:paraId="145F3230">
      <w:pPr>
        <w:spacing w:after="0" w:line="240" w:lineRule="auto"/>
        <w:jc w:val="center"/>
      </w:pPr>
    </w:p>
    <w:p w14:paraId="23151C41">
      <w:pPr>
        <w:spacing w:after="0" w:line="240" w:lineRule="auto"/>
        <w:jc w:val="center"/>
      </w:pPr>
    </w:p>
    <w:p w14:paraId="7BE9A1A8">
      <w:pPr>
        <w:spacing w:after="0" w:line="240" w:lineRule="auto"/>
        <w:jc w:val="center"/>
      </w:pPr>
    </w:p>
    <w:p w14:paraId="4CEBA523">
      <w:pPr>
        <w:spacing w:after="0" w:line="240" w:lineRule="auto"/>
        <w:jc w:val="center"/>
      </w:pPr>
    </w:p>
    <w:p w14:paraId="072B1A57">
      <w:pPr>
        <w:spacing w:after="0" w:line="240" w:lineRule="auto"/>
        <w:jc w:val="center"/>
      </w:pPr>
    </w:p>
    <w:p w14:paraId="1B9E414B">
      <w:pPr>
        <w:spacing w:after="0" w:line="240" w:lineRule="auto"/>
        <w:jc w:val="center"/>
      </w:pPr>
    </w:p>
    <w:p w14:paraId="213B8AE0">
      <w:pPr>
        <w:spacing w:after="0" w:line="240" w:lineRule="auto"/>
        <w:jc w:val="center"/>
      </w:pPr>
    </w:p>
    <w:p w14:paraId="044B88CC">
      <w:pPr>
        <w:spacing w:after="0" w:line="240" w:lineRule="auto"/>
        <w:jc w:val="center"/>
      </w:pPr>
    </w:p>
    <w:p w14:paraId="60CBB048">
      <w:pPr>
        <w:spacing w:after="0" w:line="240" w:lineRule="auto"/>
        <w:jc w:val="center"/>
      </w:pPr>
    </w:p>
    <w:p w14:paraId="0136A083">
      <w:pPr>
        <w:spacing w:after="0" w:line="240" w:lineRule="auto"/>
        <w:jc w:val="center"/>
      </w:pPr>
    </w:p>
    <w:p w14:paraId="27B879B7">
      <w:pPr>
        <w:spacing w:after="0" w:line="240" w:lineRule="auto"/>
        <w:jc w:val="center"/>
      </w:pPr>
    </w:p>
    <w:p w14:paraId="6B2216D4">
      <w:pPr>
        <w:spacing w:after="0" w:line="240" w:lineRule="auto"/>
      </w:pPr>
    </w:p>
    <w:p w14:paraId="15D2B4F2">
      <w:pPr>
        <w:spacing w:after="0" w:line="240" w:lineRule="auto"/>
        <w:jc w:val="center"/>
      </w:pPr>
    </w:p>
    <w:p w14:paraId="4F7475C4">
      <w:pPr>
        <w:spacing w:after="0" w:line="240" w:lineRule="auto"/>
        <w:jc w:val="center"/>
      </w:pPr>
    </w:p>
    <w:p w14:paraId="41D6AF7A">
      <w:pPr>
        <w:spacing w:after="0" w:line="240" w:lineRule="auto"/>
        <w:jc w:val="center"/>
      </w:pPr>
    </w:p>
    <w:p w14:paraId="6416BBE7">
      <w:pPr>
        <w:spacing w:after="0" w:line="240" w:lineRule="auto"/>
        <w:jc w:val="center"/>
      </w:pPr>
    </w:p>
    <w:p w14:paraId="57336BED">
      <w:pPr>
        <w:spacing w:after="0" w:line="240" w:lineRule="auto"/>
        <w:jc w:val="center"/>
      </w:pPr>
    </w:p>
    <w:p w14:paraId="6AC04939">
      <w:pPr>
        <w:spacing w:after="0" w:line="240" w:lineRule="auto"/>
        <w:jc w:val="center"/>
      </w:pPr>
    </w:p>
    <w:p w14:paraId="6DC5FFA6">
      <w:pPr>
        <w:spacing w:after="0" w:line="240" w:lineRule="auto"/>
        <w:jc w:val="center"/>
      </w:pPr>
    </w:p>
    <w:p w14:paraId="5FED6B61">
      <w:pPr>
        <w:spacing w:after="0" w:line="240" w:lineRule="auto"/>
        <w:jc w:val="center"/>
      </w:pPr>
    </w:p>
    <w:p w14:paraId="323D4D9E">
      <w:pPr>
        <w:spacing w:after="0" w:line="240" w:lineRule="auto"/>
        <w:jc w:val="center"/>
      </w:pPr>
    </w:p>
    <w:p w14:paraId="74D77705">
      <w:pPr>
        <w:spacing w:after="0" w:line="240" w:lineRule="auto"/>
        <w:jc w:val="center"/>
      </w:pPr>
    </w:p>
    <w:p w14:paraId="08FDE5BE">
      <w:pPr>
        <w:spacing w:after="0" w:line="240" w:lineRule="auto"/>
        <w:jc w:val="center"/>
      </w:pPr>
    </w:p>
    <w:p w14:paraId="0F63654C">
      <w:pPr>
        <w:spacing w:after="0" w:line="240" w:lineRule="auto"/>
        <w:jc w:val="center"/>
      </w:pPr>
    </w:p>
    <w:p w14:paraId="7331BBB8">
      <w:pPr>
        <w:spacing w:after="0" w:line="240" w:lineRule="auto"/>
        <w:jc w:val="center"/>
      </w:pPr>
    </w:p>
    <w:p w14:paraId="55FB7B00">
      <w:pPr>
        <w:spacing w:after="0" w:line="240" w:lineRule="auto"/>
        <w:jc w:val="center"/>
      </w:pPr>
    </w:p>
    <w:p w14:paraId="2BAAA444">
      <w:pPr>
        <w:spacing w:after="0" w:line="240" w:lineRule="auto"/>
        <w:jc w:val="center"/>
      </w:pPr>
    </w:p>
    <w:p w14:paraId="4C6C8272">
      <w:pPr>
        <w:spacing w:after="0" w:line="240" w:lineRule="auto"/>
        <w:jc w:val="center"/>
      </w:pPr>
    </w:p>
    <w:p w14:paraId="79D51CA9">
      <w:pPr>
        <w:spacing w:after="0" w:line="240" w:lineRule="auto"/>
        <w:jc w:val="center"/>
      </w:pPr>
    </w:p>
    <w:p w14:paraId="7FB98A02">
      <w:pPr>
        <w:spacing w:after="0" w:line="240" w:lineRule="auto"/>
        <w:jc w:val="center"/>
      </w:pPr>
    </w:p>
    <w:p w14:paraId="0BF0706E">
      <w:pPr>
        <w:spacing w:after="0" w:line="240" w:lineRule="auto"/>
        <w:jc w:val="center"/>
      </w:pPr>
    </w:p>
    <w:p w14:paraId="2215EFA0">
      <w:pPr>
        <w:spacing w:after="0" w:line="240" w:lineRule="auto"/>
        <w:jc w:val="center"/>
      </w:pPr>
    </w:p>
    <w:p w14:paraId="3E96816D">
      <w:pPr>
        <w:spacing w:after="0" w:line="240" w:lineRule="auto"/>
        <w:jc w:val="center"/>
      </w:pPr>
    </w:p>
    <w:p w14:paraId="2EF00432">
      <w:pPr>
        <w:spacing w:after="0" w:line="240" w:lineRule="auto"/>
        <w:jc w:val="center"/>
      </w:pPr>
    </w:p>
    <w:p w14:paraId="48DDC496">
      <w:pPr>
        <w:spacing w:after="0" w:line="240" w:lineRule="auto"/>
        <w:jc w:val="center"/>
      </w:pPr>
    </w:p>
    <w:p w14:paraId="7ECB80D6">
      <w:pPr>
        <w:spacing w:after="0" w:line="240" w:lineRule="auto"/>
        <w:jc w:val="center"/>
      </w:pPr>
    </w:p>
    <w:p w14:paraId="601A837B">
      <w:pPr>
        <w:spacing w:after="0" w:line="240" w:lineRule="auto"/>
      </w:pPr>
    </w:p>
    <w:p w14:paraId="7432FBB1">
      <w:pPr>
        <w:spacing w:after="0" w:line="240" w:lineRule="auto"/>
      </w:pPr>
    </w:p>
    <w:p w14:paraId="62EEB8B9">
      <w:pPr>
        <w:spacing w:after="0" w:line="240" w:lineRule="auto"/>
      </w:pPr>
    </w:p>
    <w:p w14:paraId="583E8A17">
      <w:pPr>
        <w:spacing w:after="0" w:line="240" w:lineRule="auto"/>
      </w:pPr>
    </w:p>
    <w:p w14:paraId="7B31821F">
      <w:pPr>
        <w:spacing w:after="0" w:line="240" w:lineRule="auto"/>
      </w:pPr>
    </w:p>
    <w:p w14:paraId="3559D533">
      <w:pPr>
        <w:spacing w:after="0" w:line="240" w:lineRule="auto"/>
        <w:jc w:val="right"/>
        <w:rPr>
          <w:b/>
        </w:rPr>
      </w:pPr>
      <w:r>
        <w:rPr>
          <w:b/>
        </w:rPr>
        <w:t xml:space="preserve">O NOVO HOMEM </w:t>
      </w:r>
    </w:p>
    <w:p w14:paraId="5254DBC5">
      <w:pPr>
        <w:spacing w:after="0" w:line="240" w:lineRule="auto"/>
        <w:jc w:val="right"/>
      </w:pPr>
    </w:p>
    <w:p w14:paraId="1C7FF108">
      <w:pPr>
        <w:spacing w:after="0" w:line="240" w:lineRule="auto"/>
        <w:jc w:val="right"/>
      </w:pPr>
      <w:r>
        <w:t>O homem será feito em laboratório.</w:t>
      </w:r>
    </w:p>
    <w:p w14:paraId="734E78ED">
      <w:pPr>
        <w:spacing w:after="0" w:line="240" w:lineRule="auto"/>
        <w:jc w:val="right"/>
      </w:pPr>
      <w:r>
        <w:t xml:space="preserve"> Será tão perfeito como no antigório.</w:t>
      </w:r>
    </w:p>
    <w:p w14:paraId="2481FEB5">
      <w:pPr>
        <w:spacing w:after="0" w:line="240" w:lineRule="auto"/>
        <w:jc w:val="right"/>
      </w:pPr>
      <w:r>
        <w:t xml:space="preserve"> Rirá como gente, beberá cerveja deliciadamente. </w:t>
      </w:r>
    </w:p>
    <w:p w14:paraId="2A151ABB">
      <w:pPr>
        <w:spacing w:after="0" w:line="240" w:lineRule="auto"/>
        <w:jc w:val="right"/>
      </w:pPr>
      <w:r>
        <w:t xml:space="preserve">Caçará narceja e bicho do mato. </w:t>
      </w:r>
    </w:p>
    <w:p w14:paraId="06AF3B86">
      <w:pPr>
        <w:spacing w:after="0" w:line="240" w:lineRule="auto"/>
        <w:jc w:val="right"/>
      </w:pPr>
      <w:r>
        <w:t>Jogará no bicho, tirará retrato com o maior capricho.</w:t>
      </w:r>
    </w:p>
    <w:p w14:paraId="0B8B3104">
      <w:pPr>
        <w:spacing w:after="0" w:line="240" w:lineRule="auto"/>
        <w:jc w:val="right"/>
      </w:pPr>
      <w:r>
        <w:t xml:space="preserve"> Usará bermuda e gola roulée.</w:t>
      </w:r>
    </w:p>
    <w:p w14:paraId="75E415CE">
      <w:pPr>
        <w:spacing w:after="0" w:line="240" w:lineRule="auto"/>
        <w:jc w:val="right"/>
      </w:pPr>
      <w:r>
        <w:t xml:space="preserve"> Queimará arruda indo ao canjerê, e do não-objeto fará escultura.</w:t>
      </w:r>
    </w:p>
    <w:p w14:paraId="4A25783F">
      <w:pPr>
        <w:spacing w:after="0" w:line="240" w:lineRule="auto"/>
        <w:jc w:val="right"/>
      </w:pPr>
      <w:r>
        <w:t xml:space="preserve"> Será neoconcreto se houver censura.</w:t>
      </w:r>
    </w:p>
    <w:p w14:paraId="1A82DED5">
      <w:pPr>
        <w:spacing w:after="0" w:line="240" w:lineRule="auto"/>
        <w:jc w:val="right"/>
      </w:pPr>
      <w:r>
        <w:t xml:space="preserve"> Ganhará dinheiro e muitos diplomas, fino cavalheiro em noventa idiomas.</w:t>
      </w:r>
    </w:p>
    <w:p w14:paraId="29AB51F8">
      <w:pPr>
        <w:spacing w:after="0" w:line="240" w:lineRule="auto"/>
        <w:jc w:val="right"/>
      </w:pPr>
      <w:r>
        <w:t xml:space="preserve"> Chegará a Marte em seu cavalinho de ir a toda parte mesmo sem caminho.</w:t>
      </w:r>
    </w:p>
    <w:p w14:paraId="2C74609A">
      <w:pPr>
        <w:spacing w:after="0" w:line="240" w:lineRule="auto"/>
        <w:jc w:val="right"/>
      </w:pPr>
      <w:r>
        <w:t xml:space="preserve"> O homem será feito em laboratório, muito mais perfeito do que no antigório. </w:t>
      </w:r>
    </w:p>
    <w:p w14:paraId="07AAAEB1">
      <w:pPr>
        <w:spacing w:after="0" w:line="240" w:lineRule="auto"/>
        <w:jc w:val="right"/>
      </w:pPr>
      <w:r>
        <w:t xml:space="preserve">Dispensa-se amor, ternura ou desejo. </w:t>
      </w:r>
    </w:p>
    <w:p w14:paraId="39FC7F5D">
      <w:pPr>
        <w:spacing w:after="0" w:line="240" w:lineRule="auto"/>
        <w:jc w:val="right"/>
      </w:pPr>
      <w:r>
        <w:t>Seja como flor (até num bocejo) salta da retorta um senhor garoto.</w:t>
      </w:r>
    </w:p>
    <w:p w14:paraId="26AEDC11">
      <w:pPr>
        <w:spacing w:after="0" w:line="240" w:lineRule="auto"/>
        <w:jc w:val="right"/>
      </w:pPr>
      <w:r>
        <w:t xml:space="preserve"> (Carlos Drummond de Andrade)</w:t>
      </w:r>
    </w:p>
    <w:p w14:paraId="1D3D4461">
      <w:pPr>
        <w:spacing w:after="0" w:line="240" w:lineRule="auto"/>
        <w:jc w:val="right"/>
      </w:pPr>
    </w:p>
    <w:p w14:paraId="52750CA9">
      <w:pPr>
        <w:spacing w:after="0" w:line="240" w:lineRule="auto"/>
        <w:jc w:val="right"/>
      </w:pPr>
    </w:p>
    <w:p w14:paraId="6F739DE9">
      <w:pPr>
        <w:jc w:val="center"/>
        <w:rPr>
          <w:b/>
          <w:smallCaps/>
        </w:rPr>
      </w:pPr>
      <w:r>
        <w:rPr>
          <w:b/>
          <w:smallCaps/>
        </w:rPr>
        <w:t>RESUMO</w:t>
      </w:r>
    </w:p>
    <w:p w14:paraId="4DC0D313">
      <w:pPr>
        <w:ind w:firstLine="567"/>
      </w:pPr>
      <w:r>
        <w:t>Com a expansão do quarto setor da economia e o avanço de tecnologias como inteligência artificial, novas soluções têm sido desenvolvidas para automatizar processos manuais, reduzir margens de erro humano e ampliar o acesso a recursos inovadores. No Brasil, país com uma população massiva e vulnerável, onde o acesso a serviços de saúde e diagnósticos é limitado, a tecnologia desponta como um recurso essencial para atender demandas específicas, especialmente no campo da psiquiatria, onde o diagnóstico é multifatorial e complexo.</w:t>
      </w:r>
    </w:p>
    <w:p w14:paraId="796E4CC7">
      <w:pPr>
        <w:ind w:firstLine="567"/>
      </w:pPr>
      <w:r>
        <w:t>Este trabalho aborda a aplicação de uma metodologia baseada na Transformada Wavelet Discreta (DWT) e na Máquina de Vetores de Suporte (SVM) para análise de sinais eletroencefalográficos (EEG), com o objetivo de diferenciar crises epilépticas (CE) de crises não epilépticas psicogênicas (CNEP). A abordagem proposta combina técnicas de extração de características para análise temporal e frequencial de sinais EEG com o uso de classificadores de alta acurácia, viabilizados por uma implementação em Python utilizando bibliotecas open source. Essa estratégia não apenas melhora a precisão diagnóstica, mas também democratiza o acesso a tecnologias avançadas, tornando-as viáveis para aplicação prática em instituições como o Instituto de Psiquiatria do Hospital das Clínicas da Faculdade de Medicina da Universidade de São Paulo (IPq-HCFMUSP).</w:t>
      </w:r>
    </w:p>
    <w:p w14:paraId="178AC2F5">
      <w:pPr>
        <w:ind w:firstLine="567"/>
      </w:pPr>
      <w:r>
        <w:t>Este método visa atender à demanda crescente por diagnósticos mais precisos, contribuindo para otimizar o diagnóstico e o tratamento de crises, reduzir a carga sobre os profissionais de saúde e proporcionar suporte clínico mais assertivo, especialmente em ambientes com recursos limitados.</w:t>
      </w:r>
    </w:p>
    <w:p w14:paraId="4166017A">
      <w:r>
        <w:rPr>
          <w:b/>
        </w:rPr>
        <w:t>Palavras-chave:</w:t>
      </w:r>
      <w:r>
        <w:t xml:space="preserve"> Crises não epiléticas psicogênicas, Crises epilépticas, Transformada Wavelet Discreta, SVM.</w:t>
      </w:r>
    </w:p>
    <w:p w14:paraId="0153824F"/>
    <w:p w14:paraId="7BBAD422"/>
    <w:p w14:paraId="188DAE33"/>
    <w:p w14:paraId="49690879"/>
    <w:p w14:paraId="5D76F388">
      <w:pPr>
        <w:jc w:val="center"/>
        <w:rPr>
          <w:b/>
          <w:smallCaps/>
          <w:lang w:val="en-US"/>
        </w:rPr>
      </w:pPr>
      <w:r>
        <w:rPr>
          <w:b/>
          <w:smallCaps/>
          <w:lang w:val="en-US"/>
        </w:rPr>
        <w:t>ABSTRACT</w:t>
      </w:r>
    </w:p>
    <w:p w14:paraId="545ED7EB">
      <w:pPr>
        <w:rPr>
          <w:lang w:val="en-US"/>
        </w:rPr>
      </w:pPr>
      <w:r>
        <w:rPr>
          <w:lang w:val="en-US"/>
        </w:rPr>
        <w:t>With the expansion of the fourth sector of the economy and advancements in technologies such as artificial intelligence, new solutions have been developed to automate manual processes, reduce human error margins, and enhance access to innovative resources. In Brazil, a country with a massive and vulnerable population where access to healthcare and diagnostics is limited, technology emerges as an essential tool to address specific demands, particularly in psychiatry, where diagnosis remains multifactorial and complex.</w:t>
      </w:r>
    </w:p>
    <w:p w14:paraId="558E4516">
      <w:pPr>
        <w:rPr>
          <w:lang w:val="en-US"/>
        </w:rPr>
      </w:pPr>
      <w:r>
        <w:rPr>
          <w:lang w:val="en-US"/>
        </w:rPr>
        <w:t>This study explores the application of a methodology based on Discrete Wavelet Transform (DWT) and Support Vector Machine (SVM) for the analysis of electroencephalographic (EEG) signals, aiming to differentiate epileptic seizures (ES) from psychogenic non-epileptic seizures (PNES). The proposed approach combines feature extraction techniques for temporal and frequency analysis of EEG signals with high-accuracy classifiers enabled through an implementation in Python using open-source libraries. This strategy not only enhances diagnostic accuracy but also democratizes access to advanced technologies, making them practical for institutions such as the Institute of Psychiatry at the Hospital das Clínicas of the Faculty of Medicine of the University of São Paulo (IPq-HCFMUSP).</w:t>
      </w:r>
    </w:p>
    <w:p w14:paraId="4DFD515B">
      <w:pPr>
        <w:rPr>
          <w:lang w:val="en-US"/>
        </w:rPr>
      </w:pPr>
      <w:r>
        <w:rPr>
          <w:lang w:val="en-US"/>
        </w:rPr>
        <w:t>This method seeks to meet the growing demand for more precise diagnostics, contributing to the optimization of crisis diagnosis and treatment, reducing the burden on healthcare professionals, and providing more assertive clinical support, especially in resource-limited environments.</w:t>
      </w:r>
    </w:p>
    <w:p w14:paraId="0A26ED46">
      <w:pPr>
        <w:rPr>
          <w:lang w:val="en-US"/>
        </w:rPr>
      </w:pPr>
      <w:r>
        <w:rPr>
          <w:b/>
          <w:bCs/>
          <w:lang w:val="en-US"/>
        </w:rPr>
        <w:t>Keywords:</w:t>
      </w:r>
      <w:del w:id="0" w:author="Beatriz dos reis leite" w:date="2025-02-11T13:14:00Z">
        <w:r>
          <w:rPr>
            <w:lang w:val="en-US"/>
          </w:rPr>
          <w:delText xml:space="preserve"> </w:delText>
        </w:r>
      </w:del>
      <w:ins w:id="1" w:author="Beatriz dos reis leite" w:date="2025-02-11T13:15:00Z">
        <w:r>
          <w:rPr>
            <w:lang w:val="en-US"/>
          </w:rPr>
          <w:t xml:space="preserve"> Psychogenic non-epileptic seizures </w:t>
        </w:r>
      </w:ins>
      <w:del w:id="2" w:author="Beatriz dos reis leite" w:date="2025-02-11T13:14:00Z">
        <w:r>
          <w:rPr>
            <w:lang w:val="en-US"/>
          </w:rPr>
          <w:delText>Machine learning</w:delText>
        </w:r>
      </w:del>
      <w:r>
        <w:rPr>
          <w:lang w:val="en-US"/>
        </w:rPr>
        <w:t>, Epileptic seizures, Discrete Wavelet Transform, SVM.</w:t>
      </w:r>
    </w:p>
    <w:p w14:paraId="337C07BC">
      <w:pPr>
        <w:rPr>
          <w:rFonts w:ascii="Times New Roman" w:hAnsi="Times New Roman" w:eastAsia="Times New Roman" w:cs="Times New Roman"/>
          <w:lang w:val="en-US"/>
        </w:rPr>
      </w:pPr>
      <w:r>
        <w:rPr>
          <w:rFonts w:ascii="Times New Roman" w:hAnsi="Times New Roman" w:eastAsia="Times New Roman" w:cs="Times New Roman"/>
          <w:lang w:val="en-US"/>
        </w:rPr>
        <w:t>.</w:t>
      </w:r>
    </w:p>
    <w:p w14:paraId="38418B38">
      <w:pPr>
        <w:spacing w:line="276" w:lineRule="auto"/>
        <w:rPr>
          <w:color w:val="373E4D"/>
          <w:sz w:val="18"/>
          <w:szCs w:val="18"/>
          <w:shd w:val="clear" w:color="auto" w:fill="FEFEFE"/>
          <w:lang w:val="en-US"/>
        </w:rPr>
      </w:pPr>
    </w:p>
    <w:p w14:paraId="4586A79A">
      <w:pPr>
        <w:spacing w:line="276" w:lineRule="auto"/>
        <w:rPr>
          <w:color w:val="373E4D"/>
          <w:sz w:val="18"/>
          <w:szCs w:val="18"/>
          <w:shd w:val="clear" w:color="auto" w:fill="FEFEFE"/>
          <w:lang w:val="en-US"/>
        </w:rPr>
      </w:pPr>
    </w:p>
    <w:p w14:paraId="59D8AAFE">
      <w:pPr>
        <w:spacing w:line="276" w:lineRule="auto"/>
        <w:rPr>
          <w:rFonts w:ascii="Helvetica Neue" w:hAnsi="Helvetica Neue" w:eastAsia="Helvetica Neue" w:cs="Helvetica Neue"/>
          <w:color w:val="373E4D"/>
          <w:sz w:val="18"/>
          <w:szCs w:val="18"/>
          <w:shd w:val="clear" w:color="auto" w:fill="FEFEFE"/>
          <w:lang w:val="en-US"/>
        </w:rPr>
      </w:pPr>
    </w:p>
    <w:p w14:paraId="6824A943">
      <w:pPr>
        <w:spacing w:line="276" w:lineRule="auto"/>
        <w:rPr>
          <w:rFonts w:ascii="Helvetica Neue" w:hAnsi="Helvetica Neue" w:eastAsia="Helvetica Neue" w:cs="Helvetica Neue"/>
          <w:color w:val="373E4D"/>
          <w:sz w:val="18"/>
          <w:szCs w:val="18"/>
          <w:shd w:val="clear" w:color="auto" w:fill="FEFEFE"/>
          <w:lang w:val="en-US"/>
        </w:rPr>
      </w:pPr>
    </w:p>
    <w:p w14:paraId="617E6B1F">
      <w:pPr>
        <w:spacing w:line="276" w:lineRule="auto"/>
        <w:rPr>
          <w:rFonts w:ascii="Helvetica Neue" w:hAnsi="Helvetica Neue" w:eastAsia="Helvetica Neue" w:cs="Helvetica Neue"/>
          <w:color w:val="373E4D"/>
          <w:sz w:val="18"/>
          <w:szCs w:val="18"/>
          <w:shd w:val="clear" w:color="auto" w:fill="FEFEFE"/>
          <w:lang w:val="en-US"/>
        </w:rPr>
      </w:pPr>
    </w:p>
    <w:p w14:paraId="49E060CC">
      <w:pPr>
        <w:spacing w:line="276" w:lineRule="auto"/>
        <w:jc w:val="left"/>
        <w:rPr>
          <w:rFonts w:ascii="Helvetica Neue" w:hAnsi="Helvetica Neue" w:eastAsia="Helvetica Neue" w:cs="Helvetica Neue"/>
          <w:color w:val="373E4D"/>
          <w:sz w:val="18"/>
          <w:szCs w:val="18"/>
          <w:shd w:val="clear" w:color="auto" w:fill="FEFEFE"/>
          <w:lang w:val="en-US"/>
        </w:rPr>
      </w:pPr>
      <w:r>
        <w:rPr>
          <w:lang w:val="en-US"/>
        </w:rPr>
        <w:br w:type="page"/>
      </w:r>
    </w:p>
    <w:p w14:paraId="5466C0CE">
      <w:pPr>
        <w:spacing w:line="276" w:lineRule="auto"/>
        <w:jc w:val="center"/>
        <w:rPr>
          <w:lang w:val="en-US"/>
        </w:rPr>
      </w:pPr>
      <w:r>
        <w:rPr>
          <w:b/>
          <w:lang w:val="en-US"/>
        </w:rPr>
        <w:t>LISTAS DE FIGURAS</w:t>
      </w:r>
      <w:r>
        <w:rPr>
          <w:b/>
        </w:rPr>
        <w:fldChar w:fldCharType="begin"/>
      </w:r>
      <w:r>
        <w:rPr>
          <w:b/>
          <w:lang w:val="en-US"/>
        </w:rPr>
        <w:instrText xml:space="preserve"> TOC \h \z \c "Figura" </w:instrText>
      </w:r>
      <w:r>
        <w:rPr>
          <w:b/>
        </w:rPr>
        <w:fldChar w:fldCharType="separate"/>
      </w:r>
    </w:p>
    <w:p w14:paraId="292DDBD5">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"_Toc190183442" </w:instrText>
      </w:r>
      <w:r>
        <w:fldChar w:fldCharType="separate"/>
      </w:r>
      <w:r>
        <w:rPr>
          <w:rStyle w:val="18"/>
        </w:rPr>
        <w:t>Figura 1 - Sistema internacional 10–20 de posicionamento de eletrodos</w:t>
      </w:r>
      <w:r>
        <w:tab/>
      </w:r>
      <w:r>
        <w:fldChar w:fldCharType="begin"/>
      </w:r>
      <w:r>
        <w:instrText xml:space="preserve"> PAGEREF _Toc190183442 \h </w:instrText>
      </w:r>
      <w:r>
        <w:fldChar w:fldCharType="separate"/>
      </w:r>
      <w:r>
        <w:t>13</w:t>
      </w:r>
      <w:r>
        <w:fldChar w:fldCharType="end"/>
      </w:r>
      <w:r>
        <w:fldChar w:fldCharType="end"/>
      </w:r>
    </w:p>
    <w:p w14:paraId="5F57339F">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"_Toc190183443" </w:instrText>
      </w:r>
      <w:r>
        <w:fldChar w:fldCharType="separate"/>
      </w:r>
      <w:r>
        <w:rPr>
          <w:rStyle w:val="18"/>
        </w:rPr>
        <w:t>Figura 2 - Tipos de ritmos cerebrais</w:t>
      </w:r>
      <w:r>
        <w:tab/>
      </w:r>
      <w:r>
        <w:fldChar w:fldCharType="begin"/>
      </w:r>
      <w:r>
        <w:instrText xml:space="preserve"> PAGEREF _Toc190183443 \h </w:instrText>
      </w:r>
      <w:r>
        <w:fldChar w:fldCharType="separate"/>
      </w:r>
      <w:r>
        <w:t>14</w:t>
      </w:r>
      <w:r>
        <w:fldChar w:fldCharType="end"/>
      </w:r>
      <w:r>
        <w:fldChar w:fldCharType="end"/>
      </w:r>
    </w:p>
    <w:p w14:paraId="2F645246">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"_Toc190183444" </w:instrText>
      </w:r>
      <w:r>
        <w:fldChar w:fldCharType="separate"/>
      </w:r>
      <w:r>
        <w:rPr>
          <w:rStyle w:val="18"/>
        </w:rPr>
        <w:t>Figura 3 - Famílias Wavelet</w:t>
      </w:r>
      <w:r>
        <w:tab/>
      </w:r>
      <w:r>
        <w:fldChar w:fldCharType="begin"/>
      </w:r>
      <w:r>
        <w:instrText xml:space="preserve"> PAGEREF _Toc190183444 \h </w:instrText>
      </w:r>
      <w:r>
        <w:fldChar w:fldCharType="separate"/>
      </w:r>
      <w:r>
        <w:t>19</w:t>
      </w:r>
      <w:r>
        <w:fldChar w:fldCharType="end"/>
      </w:r>
      <w:r>
        <w:fldChar w:fldCharType="end"/>
      </w:r>
    </w:p>
    <w:p w14:paraId="36B51668">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"_Toc190183445" </w:instrText>
      </w:r>
      <w:r>
        <w:fldChar w:fldCharType="separate"/>
      </w:r>
      <w:r>
        <w:rPr>
          <w:rStyle w:val="18"/>
        </w:rPr>
        <w:t>Figura 4 - Hiperplanos gerador por SVM</w:t>
      </w:r>
      <w:r>
        <w:tab/>
      </w:r>
      <w:r>
        <w:fldChar w:fldCharType="begin"/>
      </w:r>
      <w:r>
        <w:instrText xml:space="preserve"> PAGEREF _Toc190183445 \h </w:instrText>
      </w:r>
      <w:r>
        <w:fldChar w:fldCharType="separate"/>
      </w:r>
      <w:r>
        <w:t>20</w:t>
      </w:r>
      <w:r>
        <w:fldChar w:fldCharType="end"/>
      </w:r>
      <w:r>
        <w:fldChar w:fldCharType="end"/>
      </w:r>
    </w:p>
    <w:p w14:paraId="5C29587D">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"_Toc190183446" </w:instrText>
      </w:r>
      <w:r>
        <w:fldChar w:fldCharType="separate"/>
      </w:r>
      <w:r>
        <w:rPr>
          <w:rStyle w:val="18"/>
        </w:rPr>
        <w:t>Figura 5 - Hiperplano Ótimo e vetores suporte</w:t>
      </w:r>
      <w:r>
        <w:tab/>
      </w:r>
      <w:r>
        <w:fldChar w:fldCharType="begin"/>
      </w:r>
      <w:r>
        <w:instrText xml:space="preserve"> PAGEREF _Toc190183446 \h </w:instrText>
      </w:r>
      <w:r>
        <w:fldChar w:fldCharType="separate"/>
      </w:r>
      <w:r>
        <w:t>21</w:t>
      </w:r>
      <w:r>
        <w:fldChar w:fldCharType="end"/>
      </w:r>
      <w:r>
        <w:fldChar w:fldCharType="end"/>
      </w:r>
    </w:p>
    <w:p w14:paraId="3934A2E7">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"_Toc190183447" </w:instrText>
      </w:r>
      <w:r>
        <w:fldChar w:fldCharType="separate"/>
      </w:r>
      <w:r>
        <w:rPr>
          <w:rStyle w:val="18"/>
        </w:rPr>
        <w:t>Figura 6  - Diagrama de treinamento</w:t>
      </w:r>
      <w:r>
        <w:tab/>
      </w:r>
      <w:r>
        <w:fldChar w:fldCharType="begin"/>
      </w:r>
      <w:r>
        <w:instrText xml:space="preserve"> PAGEREF _Toc190183447 \h </w:instrText>
      </w:r>
      <w:r>
        <w:fldChar w:fldCharType="separate"/>
      </w:r>
      <w:r>
        <w:t>22</w:t>
      </w:r>
      <w:r>
        <w:fldChar w:fldCharType="end"/>
      </w:r>
      <w:r>
        <w:fldChar w:fldCharType="end"/>
      </w:r>
    </w:p>
    <w:p w14:paraId="335A5C8C">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"_Toc190183448" </w:instrText>
      </w:r>
      <w:r>
        <w:fldChar w:fldCharType="separate"/>
      </w:r>
      <w:r>
        <w:rPr>
          <w:rStyle w:val="18"/>
        </w:rPr>
        <w:t>Figura 7 - Pré-processamento de dados</w:t>
      </w:r>
      <w:r>
        <w:tab/>
      </w:r>
      <w:r>
        <w:fldChar w:fldCharType="begin"/>
      </w:r>
      <w:r>
        <w:instrText xml:space="preserve"> PAGEREF _Toc190183448 \h </w:instrText>
      </w:r>
      <w:r>
        <w:fldChar w:fldCharType="separate"/>
      </w:r>
      <w:r>
        <w:t>23</w:t>
      </w:r>
      <w:r>
        <w:fldChar w:fldCharType="end"/>
      </w:r>
      <w:r>
        <w:fldChar w:fldCharType="end"/>
      </w:r>
    </w:p>
    <w:p w14:paraId="2C9D3E87">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"_Toc190183449" </w:instrText>
      </w:r>
      <w:r>
        <w:fldChar w:fldCharType="separate"/>
      </w:r>
      <w:r>
        <w:rPr>
          <w:rStyle w:val="18"/>
        </w:rPr>
        <w:t>Figura 8 - Exemplo de segmento de sinal de EEG normal</w:t>
      </w:r>
      <w:r>
        <w:tab/>
      </w:r>
      <w:r>
        <w:fldChar w:fldCharType="begin"/>
      </w:r>
      <w:r>
        <w:instrText xml:space="preserve"> PAGEREF _Toc190183449 \h </w:instrText>
      </w:r>
      <w:r>
        <w:fldChar w:fldCharType="separate"/>
      </w:r>
      <w:r>
        <w:t>25</w:t>
      </w:r>
      <w:r>
        <w:fldChar w:fldCharType="end"/>
      </w:r>
      <w:r>
        <w:fldChar w:fldCharType="end"/>
      </w:r>
    </w:p>
    <w:p w14:paraId="27748874">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"_Toc190183450" </w:instrText>
      </w:r>
      <w:r>
        <w:fldChar w:fldCharType="separate"/>
      </w:r>
      <w:r>
        <w:rPr>
          <w:rStyle w:val="18"/>
        </w:rPr>
        <w:t>Figura 10 - Fluxograma de Aplicação</w:t>
      </w:r>
      <w:r>
        <w:tab/>
      </w:r>
      <w:r>
        <w:fldChar w:fldCharType="begin"/>
      </w:r>
      <w:r>
        <w:instrText xml:space="preserve"> PAGEREF _Toc190183450 \h </w:instrText>
      </w:r>
      <w:r>
        <w:fldChar w:fldCharType="separate"/>
      </w:r>
      <w:r>
        <w:t>35</w:t>
      </w:r>
      <w:r>
        <w:fldChar w:fldCharType="end"/>
      </w:r>
      <w:r>
        <w:fldChar w:fldCharType="end"/>
      </w:r>
    </w:p>
    <w:p w14:paraId="3CA38197">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"_Toc190183451" </w:instrText>
      </w:r>
      <w:r>
        <w:fldChar w:fldCharType="separate"/>
      </w:r>
      <w:r>
        <w:rPr>
          <w:rStyle w:val="18"/>
        </w:rPr>
        <w:t>Figura 11 - Descritivo do schema</w:t>
      </w:r>
      <w:r>
        <w:tab/>
      </w:r>
      <w:r>
        <w:fldChar w:fldCharType="begin"/>
      </w:r>
      <w:r>
        <w:instrText xml:space="preserve"> PAGEREF _Toc190183451 \h </w:instrText>
      </w:r>
      <w:r>
        <w:fldChar w:fldCharType="separate"/>
      </w:r>
      <w:r>
        <w:t>37</w:t>
      </w:r>
      <w:r>
        <w:fldChar w:fldCharType="end"/>
      </w:r>
      <w:r>
        <w:fldChar w:fldCharType="end"/>
      </w:r>
    </w:p>
    <w:p w14:paraId="67AF4137">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"_Toc190183452" </w:instrText>
      </w:r>
      <w:r>
        <w:fldChar w:fldCharType="separate"/>
      </w:r>
      <w:r>
        <w:rPr>
          <w:rStyle w:val="18"/>
        </w:rPr>
        <w:t>Figura 12 - Tela do sistema</w:t>
      </w:r>
      <w:r>
        <w:tab/>
      </w:r>
      <w:r>
        <w:fldChar w:fldCharType="begin"/>
      </w:r>
      <w:r>
        <w:instrText xml:space="preserve"> PAGEREF _Toc190183452 \h </w:instrText>
      </w:r>
      <w:r>
        <w:fldChar w:fldCharType="separate"/>
      </w:r>
      <w:r>
        <w:t>39</w:t>
      </w:r>
      <w:r>
        <w:fldChar w:fldCharType="end"/>
      </w:r>
      <w:r>
        <w:fldChar w:fldCharType="end"/>
      </w:r>
    </w:p>
    <w:p w14:paraId="4965C022">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"_Toc190183453" </w:instrText>
      </w:r>
      <w:r>
        <w:fldChar w:fldCharType="separate"/>
      </w:r>
      <w:r>
        <w:rPr>
          <w:rStyle w:val="18"/>
        </w:rPr>
        <w:t>Figura 13 - Tela de inserção</w:t>
      </w:r>
      <w:r>
        <w:tab/>
      </w:r>
      <w:r>
        <w:fldChar w:fldCharType="begin"/>
      </w:r>
      <w:r>
        <w:instrText xml:space="preserve"> PAGEREF _Toc190183453 \h </w:instrText>
      </w:r>
      <w:r>
        <w:fldChar w:fldCharType="separate"/>
      </w:r>
      <w:r>
        <w:t>40</w:t>
      </w:r>
      <w:r>
        <w:fldChar w:fldCharType="end"/>
      </w:r>
      <w:r>
        <w:fldChar w:fldCharType="end"/>
      </w:r>
    </w:p>
    <w:p w14:paraId="5F88BA6E">
      <w:pPr>
        <w:pStyle w:val="25"/>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"_Toc190183454" </w:instrText>
      </w:r>
      <w:r>
        <w:fldChar w:fldCharType="separate"/>
      </w:r>
      <w:r>
        <w:rPr>
          <w:rStyle w:val="18"/>
        </w:rPr>
        <w:t>Figura 14 - Distribuição de diagnósticos</w:t>
      </w:r>
      <w:r>
        <w:tab/>
      </w:r>
      <w:r>
        <w:fldChar w:fldCharType="begin"/>
      </w:r>
      <w:r>
        <w:instrText xml:space="preserve"> PAGEREF _Toc190183454 \h </w:instrText>
      </w:r>
      <w:r>
        <w:fldChar w:fldCharType="separate"/>
      </w:r>
      <w:r>
        <w:t>42</w:t>
      </w:r>
      <w:r>
        <w:fldChar w:fldCharType="end"/>
      </w:r>
      <w:r>
        <w:fldChar w:fldCharType="end"/>
      </w:r>
    </w:p>
    <w:p w14:paraId="3FEE5876">
      <w:pPr>
        <w:spacing w:line="276" w:lineRule="auto"/>
        <w:jc w:val="center"/>
        <w:rPr>
          <w:b/>
        </w:rPr>
      </w:pPr>
      <w:r>
        <w:rPr>
          <w:b/>
        </w:rPr>
        <w:fldChar w:fldCharType="end"/>
      </w:r>
    </w:p>
    <w:p w14:paraId="35C4855A">
      <w:pPr>
        <w:spacing w:line="276" w:lineRule="auto"/>
        <w:jc w:val="center"/>
        <w:rPr>
          <w:b/>
        </w:rPr>
      </w:pPr>
    </w:p>
    <w:p w14:paraId="4C4920A1">
      <w:pPr>
        <w:spacing w:after="0"/>
        <w:jc w:val="center"/>
        <w:rPr>
          <w:b/>
        </w:rPr>
      </w:pPr>
    </w:p>
    <w:p w14:paraId="2C7599E2">
      <w:pPr>
        <w:spacing w:after="0"/>
        <w:jc w:val="center"/>
        <w:rPr>
          <w:b/>
        </w:rPr>
      </w:pPr>
    </w:p>
    <w:p w14:paraId="369D31F8">
      <w:pPr>
        <w:spacing w:after="0"/>
        <w:jc w:val="center"/>
        <w:rPr>
          <w:b/>
        </w:rPr>
      </w:pPr>
    </w:p>
    <w:p w14:paraId="162541F3">
      <w:pPr>
        <w:spacing w:after="0"/>
        <w:rPr>
          <w:b/>
        </w:rPr>
      </w:pPr>
    </w:p>
    <w:p w14:paraId="2E5FB85B">
      <w:pPr>
        <w:spacing w:line="276" w:lineRule="auto"/>
        <w:jc w:val="left"/>
        <w:rPr>
          <w:b/>
        </w:rPr>
      </w:pPr>
      <w:r>
        <w:br w:type="page"/>
      </w:r>
    </w:p>
    <w:p w14:paraId="4CD11540">
      <w:pPr>
        <w:spacing w:line="276" w:lineRule="auto"/>
        <w:jc w:val="center"/>
      </w:pPr>
      <w:r>
        <w:rPr>
          <w:b/>
        </w:rPr>
        <w:t>LISTAS DE TABELAS</w:t>
      </w:r>
      <w:r>
        <w:rPr>
          <w:b/>
        </w:rPr>
        <w:fldChar w:fldCharType="begin"/>
      </w:r>
      <w:r>
        <w:rPr>
          <w:b/>
        </w:rPr>
        <w:instrText xml:space="preserve"> TOC \h \z \c "Tabela" </w:instrText>
      </w:r>
      <w:r>
        <w:rPr>
          <w:b/>
        </w:rPr>
        <w:fldChar w:fldCharType="separate"/>
      </w:r>
    </w:p>
    <w:p w14:paraId="0C2906EE">
      <w:pPr>
        <w:pStyle w:val="25"/>
        <w:tabs>
          <w:tab w:val="right" w:leader="dot" w:pos="9061"/>
        </w:tabs>
        <w:rPr>
          <w:rFonts w:asciiTheme="minorHAnsi" w:hAnsiTheme="minorHAnsi" w:cstheme="minorBidi"/>
          <w:sz w:val="22"/>
        </w:rPr>
      </w:pPr>
      <w:r>
        <w:fldChar w:fldCharType="begin"/>
      </w:r>
      <w:r>
        <w:instrText xml:space="preserve"> HYPERLINK \l "_Toc184667980" </w:instrText>
      </w:r>
      <w:r>
        <w:fldChar w:fldCharType="separate"/>
      </w:r>
      <w:r>
        <w:rPr>
          <w:rStyle w:val="18"/>
        </w:rPr>
        <w:t>Tabela 1 - Faixa de Frequência de Sinais</w:t>
      </w:r>
      <w:r>
        <w:tab/>
      </w:r>
      <w:r>
        <w:fldChar w:fldCharType="begin"/>
      </w:r>
      <w:r>
        <w:instrText xml:space="preserve"> PAGEREF _Toc184667980 \h </w:instrText>
      </w:r>
      <w:r>
        <w:fldChar w:fldCharType="separate"/>
      </w:r>
      <w:r>
        <w:t>16</w:t>
      </w:r>
      <w:r>
        <w:fldChar w:fldCharType="end"/>
      </w:r>
      <w:r>
        <w:fldChar w:fldCharType="end"/>
      </w:r>
    </w:p>
    <w:p w14:paraId="1CFB814D">
      <w:pPr>
        <w:pStyle w:val="25"/>
        <w:tabs>
          <w:tab w:val="right" w:leader="dot" w:pos="9061"/>
        </w:tabs>
        <w:rPr>
          <w:rFonts w:asciiTheme="minorHAnsi" w:hAnsiTheme="minorHAnsi" w:cstheme="minorBidi"/>
          <w:sz w:val="22"/>
        </w:rPr>
      </w:pPr>
      <w:r>
        <w:fldChar w:fldCharType="begin"/>
      </w:r>
      <w:r>
        <w:instrText xml:space="preserve"> HYPERLINK \l "_Toc184667981" </w:instrText>
      </w:r>
      <w:r>
        <w:fldChar w:fldCharType="separate"/>
      </w:r>
      <w:r>
        <w:rPr>
          <w:rStyle w:val="18"/>
        </w:rPr>
        <w:t>Tabela 2 – Quantidade de CNEP e Amostras 1</w:t>
      </w:r>
      <w:r>
        <w:tab/>
      </w:r>
      <w:r>
        <w:fldChar w:fldCharType="begin"/>
      </w:r>
      <w:r>
        <w:instrText xml:space="preserve"> PAGEREF _Toc184667981 \h </w:instrText>
      </w:r>
      <w:r>
        <w:fldChar w:fldCharType="separate"/>
      </w:r>
      <w:r>
        <w:t>31</w:t>
      </w:r>
      <w:r>
        <w:fldChar w:fldCharType="end"/>
      </w:r>
      <w:r>
        <w:fldChar w:fldCharType="end"/>
      </w:r>
    </w:p>
    <w:p w14:paraId="779C1A38">
      <w:pPr>
        <w:pStyle w:val="25"/>
        <w:tabs>
          <w:tab w:val="right" w:leader="dot" w:pos="9061"/>
        </w:tabs>
        <w:rPr>
          <w:rFonts w:asciiTheme="minorHAnsi" w:hAnsiTheme="minorHAnsi" w:cstheme="minorBidi"/>
          <w:sz w:val="22"/>
        </w:rPr>
      </w:pPr>
      <w:r>
        <w:fldChar w:fldCharType="begin"/>
      </w:r>
      <w:r>
        <w:instrText xml:space="preserve"> HYPERLINK \l "_Toc184667982" </w:instrText>
      </w:r>
      <w:r>
        <w:fldChar w:fldCharType="separate"/>
      </w:r>
      <w:r>
        <w:rPr>
          <w:rStyle w:val="18"/>
        </w:rPr>
        <w:t>Tabela 3 - Quantidade de CNEP e Amostras 1</w:t>
      </w:r>
      <w:r>
        <w:tab/>
      </w:r>
      <w:r>
        <w:fldChar w:fldCharType="begin"/>
      </w:r>
      <w:r>
        <w:instrText xml:space="preserve"> PAGEREF _Toc184667982 \h </w:instrText>
      </w:r>
      <w:r>
        <w:fldChar w:fldCharType="separate"/>
      </w:r>
      <w:r>
        <w:t>32</w:t>
      </w:r>
      <w:r>
        <w:fldChar w:fldCharType="end"/>
      </w:r>
      <w:r>
        <w:fldChar w:fldCharType="end"/>
      </w:r>
    </w:p>
    <w:p w14:paraId="3AA6DFD6">
      <w:pPr>
        <w:pStyle w:val="25"/>
        <w:tabs>
          <w:tab w:val="right" w:leader="dot" w:pos="9061"/>
        </w:tabs>
        <w:rPr>
          <w:rFonts w:asciiTheme="minorHAnsi" w:hAnsiTheme="minorHAnsi" w:cstheme="minorBidi"/>
          <w:sz w:val="22"/>
        </w:rPr>
      </w:pPr>
      <w:r>
        <w:fldChar w:fldCharType="begin"/>
      </w:r>
      <w:r>
        <w:instrText xml:space="preserve"> HYPERLINK "file:///C:\\Users\\333647\\Desktop\\09-12-Monografia-TCC.docx" \l "_Toc184667983" </w:instrText>
      </w:r>
      <w:r>
        <w:fldChar w:fldCharType="separate"/>
      </w:r>
      <w:r>
        <w:rPr>
          <w:rStyle w:val="18"/>
        </w:rPr>
        <w:t>Tabela 4 - Exame EDF traduzido para CSV</w:t>
      </w:r>
      <w:r>
        <w:tab/>
      </w:r>
      <w:r>
        <w:fldChar w:fldCharType="begin"/>
      </w:r>
      <w:r>
        <w:instrText xml:space="preserve"> PAGEREF _Toc184667983 \h </w:instrText>
      </w:r>
      <w:r>
        <w:fldChar w:fldCharType="separate"/>
      </w:r>
      <w:r>
        <w:t>36</w:t>
      </w:r>
      <w:r>
        <w:fldChar w:fldCharType="end"/>
      </w:r>
      <w:r>
        <w:fldChar w:fldCharType="end"/>
      </w:r>
    </w:p>
    <w:p w14:paraId="2EE5FA92">
      <w:pPr>
        <w:pStyle w:val="25"/>
        <w:tabs>
          <w:tab w:val="right" w:leader="dot" w:pos="9061"/>
        </w:tabs>
        <w:rPr>
          <w:rFonts w:asciiTheme="minorHAnsi" w:hAnsiTheme="minorHAnsi" w:cstheme="minorBidi"/>
          <w:sz w:val="22"/>
        </w:rPr>
      </w:pPr>
      <w:r>
        <w:fldChar w:fldCharType="begin"/>
      </w:r>
      <w:r>
        <w:instrText xml:space="preserve"> HYPERLINK \l "_Toc184667984" </w:instrText>
      </w:r>
      <w:r>
        <w:fldChar w:fldCharType="separate"/>
      </w:r>
      <w:r>
        <w:rPr>
          <w:rStyle w:val="18"/>
        </w:rPr>
        <w:t>Tabela 5 – Resultados</w:t>
      </w:r>
      <w:r>
        <w:tab/>
      </w:r>
      <w:r>
        <w:fldChar w:fldCharType="begin"/>
      </w:r>
      <w:r>
        <w:instrText xml:space="preserve"> PAGEREF _Toc184667984 \h </w:instrText>
      </w:r>
      <w:r>
        <w:fldChar w:fldCharType="separate"/>
      </w:r>
      <w:r>
        <w:t>41</w:t>
      </w:r>
      <w:r>
        <w:fldChar w:fldCharType="end"/>
      </w:r>
      <w:r>
        <w:fldChar w:fldCharType="end"/>
      </w:r>
    </w:p>
    <w:p w14:paraId="3C9A3B0C">
      <w:pPr>
        <w:spacing w:line="276" w:lineRule="auto"/>
        <w:jc w:val="center"/>
        <w:rPr>
          <w:b/>
        </w:rPr>
      </w:pPr>
      <w:r>
        <w:rPr>
          <w:b/>
        </w:rPr>
        <w:fldChar w:fldCharType="end"/>
      </w:r>
    </w:p>
    <w:p w14:paraId="03D7FCED">
      <w:pPr>
        <w:spacing w:line="276" w:lineRule="auto"/>
        <w:jc w:val="center"/>
        <w:rPr>
          <w:b/>
        </w:rPr>
      </w:pPr>
    </w:p>
    <w:p w14:paraId="3A0CCC85">
      <w:pPr>
        <w:spacing w:line="276" w:lineRule="auto"/>
        <w:jc w:val="left"/>
        <w:rPr>
          <w:b/>
        </w:rPr>
      </w:pPr>
    </w:p>
    <w:p w14:paraId="180EE01D">
      <w:pPr>
        <w:spacing w:after="0"/>
        <w:jc w:val="center"/>
        <w:rPr>
          <w:b/>
        </w:rPr>
      </w:pPr>
    </w:p>
    <w:p w14:paraId="0DB86B31">
      <w:pPr>
        <w:spacing w:after="0"/>
        <w:jc w:val="center"/>
        <w:rPr>
          <w:b/>
        </w:rPr>
      </w:pPr>
    </w:p>
    <w:p w14:paraId="76F4E22E">
      <w:pPr>
        <w:spacing w:after="0"/>
        <w:jc w:val="center"/>
        <w:rPr>
          <w:b/>
        </w:rPr>
      </w:pPr>
    </w:p>
    <w:p w14:paraId="2B96056F">
      <w:pPr>
        <w:spacing w:after="0"/>
        <w:jc w:val="center"/>
        <w:rPr>
          <w:b/>
        </w:rPr>
      </w:pPr>
    </w:p>
    <w:p w14:paraId="355B3D94">
      <w:pPr>
        <w:spacing w:after="0"/>
        <w:jc w:val="center"/>
        <w:rPr>
          <w:b/>
        </w:rPr>
      </w:pPr>
    </w:p>
    <w:p w14:paraId="085630D5">
      <w:pPr>
        <w:spacing w:after="0"/>
        <w:jc w:val="center"/>
        <w:rPr>
          <w:b/>
        </w:rPr>
      </w:pPr>
    </w:p>
    <w:p w14:paraId="6D9C1B97">
      <w:pPr>
        <w:spacing w:after="0"/>
        <w:jc w:val="center"/>
        <w:rPr>
          <w:b/>
        </w:rPr>
      </w:pPr>
    </w:p>
    <w:p w14:paraId="18DB633F">
      <w:pPr>
        <w:spacing w:after="0"/>
        <w:jc w:val="center"/>
        <w:rPr>
          <w:b/>
        </w:rPr>
      </w:pPr>
    </w:p>
    <w:p w14:paraId="337B373D">
      <w:pPr>
        <w:spacing w:after="0"/>
        <w:jc w:val="center"/>
        <w:rPr>
          <w:b/>
        </w:rPr>
      </w:pPr>
    </w:p>
    <w:p w14:paraId="1902E05A">
      <w:pPr>
        <w:spacing w:after="0"/>
        <w:jc w:val="center"/>
        <w:rPr>
          <w:b/>
        </w:rPr>
      </w:pPr>
    </w:p>
    <w:p w14:paraId="1E659139">
      <w:pPr>
        <w:spacing w:after="0"/>
        <w:jc w:val="center"/>
        <w:rPr>
          <w:b/>
        </w:rPr>
      </w:pPr>
    </w:p>
    <w:p w14:paraId="3980F7D9">
      <w:pPr>
        <w:spacing w:after="0"/>
        <w:jc w:val="center"/>
        <w:rPr>
          <w:b/>
        </w:rPr>
      </w:pPr>
    </w:p>
    <w:p w14:paraId="23B105E4">
      <w:pPr>
        <w:spacing w:after="0"/>
        <w:jc w:val="center"/>
        <w:rPr>
          <w:b/>
        </w:rPr>
      </w:pPr>
    </w:p>
    <w:p w14:paraId="593BCF4C">
      <w:pPr>
        <w:spacing w:after="0"/>
        <w:jc w:val="center"/>
        <w:rPr>
          <w:b/>
        </w:rPr>
      </w:pPr>
    </w:p>
    <w:p w14:paraId="668C7DC9">
      <w:pPr>
        <w:spacing w:after="0"/>
        <w:jc w:val="center"/>
        <w:rPr>
          <w:b/>
        </w:rPr>
      </w:pPr>
    </w:p>
    <w:p w14:paraId="36C2666E">
      <w:pPr>
        <w:spacing w:after="0"/>
        <w:jc w:val="center"/>
        <w:rPr>
          <w:b/>
        </w:rPr>
      </w:pPr>
    </w:p>
    <w:p w14:paraId="5AE05EB4">
      <w:pPr>
        <w:spacing w:after="0"/>
        <w:jc w:val="center"/>
        <w:rPr>
          <w:b/>
        </w:rPr>
      </w:pPr>
    </w:p>
    <w:p w14:paraId="6C9E09F0">
      <w:pPr>
        <w:spacing w:after="0"/>
        <w:jc w:val="center"/>
        <w:rPr>
          <w:b/>
        </w:rPr>
      </w:pPr>
    </w:p>
    <w:p w14:paraId="05F02145">
      <w:pPr>
        <w:spacing w:after="0"/>
        <w:jc w:val="center"/>
        <w:rPr>
          <w:b/>
        </w:rPr>
      </w:pPr>
    </w:p>
    <w:p w14:paraId="683908E4">
      <w:pPr>
        <w:spacing w:after="0"/>
        <w:jc w:val="center"/>
        <w:rPr>
          <w:b/>
        </w:rPr>
      </w:pPr>
    </w:p>
    <w:p w14:paraId="6F16EED6">
      <w:pPr>
        <w:spacing w:after="0"/>
        <w:jc w:val="center"/>
        <w:rPr>
          <w:b/>
        </w:rPr>
      </w:pPr>
    </w:p>
    <w:p w14:paraId="5DD58A0A">
      <w:pPr>
        <w:spacing w:line="276" w:lineRule="auto"/>
        <w:jc w:val="left"/>
        <w:rPr>
          <w:b/>
        </w:rPr>
      </w:pPr>
      <w:r>
        <w:br w:type="page"/>
      </w:r>
    </w:p>
    <w:p w14:paraId="641D9D0A">
      <w:pPr>
        <w:spacing w:line="276" w:lineRule="auto"/>
        <w:jc w:val="center"/>
        <w:rPr>
          <w:b/>
        </w:rPr>
      </w:pPr>
      <w:r>
        <w:rPr>
          <w:b/>
        </w:rPr>
        <w:t>LISTA DE ABREVIATURAS E SIGLAS</w:t>
      </w:r>
    </w:p>
    <w:p w14:paraId="5F1E68B0">
      <w:pPr>
        <w:spacing w:line="276" w:lineRule="auto"/>
        <w:jc w:val="center"/>
        <w:rPr>
          <w:b/>
        </w:rPr>
      </w:pPr>
    </w:p>
    <w:tbl>
      <w:tblPr>
        <w:tblStyle w:val="12"/>
        <w:tblW w:w="9929" w:type="dxa"/>
        <w:tblInd w:w="0" w:type="dxa"/>
        <w:tblLayout w:type="autofit"/>
        <w:tblCellMar>
          <w:top w:w="0" w:type="dxa"/>
          <w:left w:w="108" w:type="dxa"/>
          <w:bottom w:w="0" w:type="dxa"/>
          <w:right w:w="108" w:type="dxa"/>
        </w:tblCellMar>
      </w:tblPr>
      <w:tblGrid>
        <w:gridCol w:w="1941"/>
        <w:gridCol w:w="93"/>
        <w:gridCol w:w="7895"/>
      </w:tblGrid>
      <w:tr w14:paraId="3B7C118B">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3D58F22D">
            <w:pPr>
              <w:suppressAutoHyphens w:val="0"/>
              <w:spacing w:after="0" w:line="240" w:lineRule="auto"/>
              <w:rPr>
                <w:rFonts w:eastAsia="Times New Roman"/>
                <w:color w:val="000000"/>
                <w:szCs w:val="24"/>
                <w:lang w:val="en-US" w:eastAsia="en-US"/>
              </w:rPr>
            </w:pPr>
            <w:r>
              <w:rPr>
                <w:rFonts w:eastAsia="Arial"/>
                <w:color w:val="000000"/>
                <w:szCs w:val="24"/>
                <w:lang w:eastAsia="en-US"/>
              </w:rPr>
              <w:t>CAD</w:t>
            </w:r>
          </w:p>
        </w:tc>
        <w:tc>
          <w:tcPr>
            <w:tcW w:w="7895" w:type="dxa"/>
            <w:tcBorders>
              <w:top w:val="nil"/>
              <w:left w:val="nil"/>
              <w:bottom w:val="nil"/>
              <w:right w:val="nil"/>
            </w:tcBorders>
            <w:shd w:val="clear" w:color="auto" w:fill="auto"/>
            <w:noWrap/>
            <w:vAlign w:val="bottom"/>
          </w:tcPr>
          <w:p w14:paraId="184F765A">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Computer Aided Detection</w:t>
            </w:r>
          </w:p>
        </w:tc>
      </w:tr>
      <w:tr w14:paraId="3D59FB96">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21B9D9D7">
            <w:pPr>
              <w:suppressAutoHyphens w:val="0"/>
              <w:spacing w:after="0" w:line="240" w:lineRule="auto"/>
              <w:rPr>
                <w:rFonts w:eastAsia="Times New Roman"/>
                <w:color w:val="000000"/>
                <w:szCs w:val="24"/>
                <w:lang w:val="en-US" w:eastAsia="en-US"/>
              </w:rPr>
            </w:pPr>
            <w:r>
              <w:rPr>
                <w:rFonts w:eastAsia="Arial"/>
                <w:color w:val="000000"/>
                <w:szCs w:val="24"/>
                <w:lang w:eastAsia="en-US"/>
              </w:rPr>
              <w:t>CE</w:t>
            </w:r>
          </w:p>
        </w:tc>
        <w:tc>
          <w:tcPr>
            <w:tcW w:w="7895" w:type="dxa"/>
            <w:tcBorders>
              <w:top w:val="nil"/>
              <w:left w:val="nil"/>
              <w:bottom w:val="nil"/>
              <w:right w:val="nil"/>
            </w:tcBorders>
            <w:shd w:val="clear" w:color="auto" w:fill="auto"/>
            <w:noWrap/>
            <w:vAlign w:val="bottom"/>
          </w:tcPr>
          <w:p w14:paraId="71E6C67F">
            <w:pPr>
              <w:suppressAutoHyphens w:val="0"/>
              <w:spacing w:after="0" w:line="240" w:lineRule="auto"/>
              <w:rPr>
                <w:rFonts w:eastAsia="Times New Roman"/>
                <w:color w:val="000000"/>
                <w:szCs w:val="24"/>
                <w:lang w:val="en-US" w:eastAsia="en-US"/>
              </w:rPr>
            </w:pPr>
            <w:r>
              <w:rPr>
                <w:rFonts w:eastAsia="Arial"/>
                <w:color w:val="000000"/>
                <w:szCs w:val="24"/>
                <w:lang w:eastAsia="en-US"/>
              </w:rPr>
              <w:t>Crise Epiléptica</w:t>
            </w:r>
          </w:p>
        </w:tc>
      </w:tr>
      <w:tr w14:paraId="443C5B62">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015704D">
            <w:pPr>
              <w:suppressAutoHyphens w:val="0"/>
              <w:spacing w:after="0" w:line="240" w:lineRule="auto"/>
              <w:rPr>
                <w:rFonts w:eastAsia="Times New Roman"/>
                <w:color w:val="000000"/>
                <w:szCs w:val="24"/>
                <w:lang w:val="en-US" w:eastAsia="en-US"/>
              </w:rPr>
            </w:pPr>
            <w:r>
              <w:rPr>
                <w:rFonts w:eastAsia="Arial"/>
                <w:color w:val="000000"/>
                <w:szCs w:val="24"/>
                <w:lang w:eastAsia="en-US"/>
              </w:rPr>
              <w:t>CNEP</w:t>
            </w:r>
          </w:p>
        </w:tc>
        <w:tc>
          <w:tcPr>
            <w:tcW w:w="7895" w:type="dxa"/>
            <w:tcBorders>
              <w:top w:val="nil"/>
              <w:left w:val="nil"/>
              <w:bottom w:val="nil"/>
              <w:right w:val="nil"/>
            </w:tcBorders>
            <w:shd w:val="clear" w:color="auto" w:fill="auto"/>
            <w:noWrap/>
            <w:vAlign w:val="bottom"/>
          </w:tcPr>
          <w:p w14:paraId="11820667">
            <w:pPr>
              <w:suppressAutoHyphens w:val="0"/>
              <w:spacing w:after="0" w:line="240" w:lineRule="auto"/>
              <w:rPr>
                <w:rFonts w:eastAsia="Times New Roman"/>
                <w:color w:val="000000"/>
                <w:szCs w:val="24"/>
                <w:lang w:val="en-US" w:eastAsia="en-US"/>
              </w:rPr>
            </w:pPr>
            <w:r>
              <w:rPr>
                <w:rFonts w:eastAsia="Arial"/>
                <w:color w:val="000000"/>
                <w:szCs w:val="24"/>
                <w:lang w:eastAsia="en-US"/>
              </w:rPr>
              <w:t>Crise Não Epiléptica Psicogênica</w:t>
            </w:r>
          </w:p>
        </w:tc>
      </w:tr>
      <w:tr w14:paraId="01089477">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A8AA0C2">
            <w:pPr>
              <w:suppressAutoHyphens w:val="0"/>
              <w:spacing w:after="0" w:line="240" w:lineRule="auto"/>
              <w:rPr>
                <w:rFonts w:eastAsia="Times New Roman"/>
                <w:color w:val="000000"/>
                <w:szCs w:val="24"/>
                <w:lang w:val="en-US" w:eastAsia="en-US"/>
              </w:rPr>
            </w:pPr>
            <w:r>
              <w:rPr>
                <w:rFonts w:eastAsia="Arial"/>
                <w:color w:val="000000"/>
                <w:szCs w:val="24"/>
                <w:lang w:eastAsia="en-US"/>
              </w:rPr>
              <w:t>DWT</w:t>
            </w:r>
          </w:p>
        </w:tc>
        <w:tc>
          <w:tcPr>
            <w:tcW w:w="7895" w:type="dxa"/>
            <w:tcBorders>
              <w:top w:val="nil"/>
              <w:left w:val="nil"/>
              <w:bottom w:val="nil"/>
              <w:right w:val="nil"/>
            </w:tcBorders>
            <w:shd w:val="clear" w:color="auto" w:fill="auto"/>
            <w:noWrap/>
            <w:vAlign w:val="bottom"/>
          </w:tcPr>
          <w:p w14:paraId="13460A5F">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Change w:id="3" w:author="Beatriz dos reis leite" w:date="2025-02-11T13:16:00Z">
                  <w:rPr>
                    <w:rFonts w:eastAsia="Arial"/>
                    <w:color w:val="000000"/>
                    <w:szCs w:val="24"/>
                    <w:lang w:eastAsia="en-US"/>
                  </w:rPr>
                </w:rPrChange>
              </w:rPr>
              <w:t>Discrete</w:t>
            </w:r>
            <w:r>
              <w:rPr>
                <w:rFonts w:eastAsia="Arial"/>
                <w:i/>
                <w:iCs/>
                <w:color w:val="000000"/>
                <w:szCs w:val="24"/>
                <w:lang w:eastAsia="en-US"/>
                <w:rPrChange w:id="4" w:author="Beatriz dos reis leite" w:date="2025-02-11T13:16:00Z">
                  <w:rPr>
                    <w:rFonts w:eastAsia="Arial"/>
                    <w:color w:val="000000"/>
                    <w:szCs w:val="24"/>
                    <w:lang w:eastAsia="en-US"/>
                  </w:rPr>
                </w:rPrChange>
              </w:rPr>
              <w:t xml:space="preserve"> </w:t>
            </w:r>
            <w:r>
              <w:rPr>
                <w:rFonts w:eastAsia="Arial"/>
                <w:i/>
                <w:iCs/>
                <w:color w:val="000000"/>
                <w:szCs w:val="24"/>
                <w:lang w:eastAsia="en-US"/>
                <w:rPrChange w:id="5" w:author="Beatriz dos reis leite" w:date="2025-02-11T13:16:00Z">
                  <w:rPr>
                    <w:rFonts w:eastAsia="Arial"/>
                    <w:color w:val="000000"/>
                    <w:szCs w:val="24"/>
                    <w:lang w:eastAsia="en-US"/>
                  </w:rPr>
                </w:rPrChange>
              </w:rPr>
              <w:t>Wavelet</w:t>
            </w:r>
            <w:r>
              <w:rPr>
                <w:rFonts w:eastAsia="Arial"/>
                <w:i/>
                <w:iCs/>
                <w:color w:val="000000"/>
                <w:szCs w:val="24"/>
                <w:lang w:eastAsia="en-US"/>
                <w:rPrChange w:id="6" w:author="Beatriz dos reis leite" w:date="2025-02-11T13:16:00Z">
                  <w:rPr>
                    <w:rFonts w:eastAsia="Arial"/>
                    <w:color w:val="000000"/>
                    <w:szCs w:val="24"/>
                    <w:lang w:eastAsia="en-US"/>
                  </w:rPr>
                </w:rPrChange>
              </w:rPr>
              <w:t xml:space="preserve"> </w:t>
            </w:r>
            <w:r>
              <w:rPr>
                <w:rFonts w:eastAsia="Arial"/>
                <w:i/>
                <w:iCs/>
                <w:color w:val="000000"/>
                <w:szCs w:val="24"/>
                <w:lang w:eastAsia="en-US"/>
                <w:rPrChange w:id="7" w:author="Beatriz dos reis leite" w:date="2025-02-11T13:16:00Z">
                  <w:rPr>
                    <w:rFonts w:eastAsia="Arial"/>
                    <w:color w:val="000000"/>
                    <w:szCs w:val="24"/>
                    <w:lang w:eastAsia="en-US"/>
                  </w:rPr>
                </w:rPrChange>
              </w:rPr>
              <w:t>Transform</w:t>
            </w:r>
          </w:p>
        </w:tc>
      </w:tr>
      <w:tr w14:paraId="29C31FB3">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1344451">
            <w:pPr>
              <w:suppressAutoHyphens w:val="0"/>
              <w:spacing w:after="0" w:line="240" w:lineRule="auto"/>
              <w:rPr>
                <w:rFonts w:eastAsia="Times New Roman"/>
                <w:color w:val="000000"/>
                <w:szCs w:val="24"/>
                <w:lang w:val="en-US" w:eastAsia="en-US"/>
              </w:rPr>
            </w:pPr>
            <w:r>
              <w:rPr>
                <w:rFonts w:eastAsia="Arial"/>
                <w:color w:val="000000"/>
                <w:szCs w:val="24"/>
                <w:lang w:eastAsia="en-US"/>
              </w:rPr>
              <w:t>EEG</w:t>
            </w:r>
          </w:p>
        </w:tc>
        <w:tc>
          <w:tcPr>
            <w:tcW w:w="7895" w:type="dxa"/>
            <w:tcBorders>
              <w:top w:val="nil"/>
              <w:left w:val="nil"/>
              <w:bottom w:val="nil"/>
              <w:right w:val="nil"/>
            </w:tcBorders>
            <w:shd w:val="clear" w:color="auto" w:fill="auto"/>
            <w:noWrap/>
            <w:vAlign w:val="bottom"/>
          </w:tcPr>
          <w:p w14:paraId="0D2D9BEA">
            <w:pPr>
              <w:suppressAutoHyphens w:val="0"/>
              <w:spacing w:after="0" w:line="240" w:lineRule="auto"/>
              <w:rPr>
                <w:rFonts w:eastAsia="Times New Roman"/>
                <w:color w:val="000000"/>
                <w:szCs w:val="24"/>
                <w:lang w:val="en-US" w:eastAsia="en-US"/>
              </w:rPr>
            </w:pPr>
            <w:r>
              <w:rPr>
                <w:rFonts w:eastAsia="Arial"/>
                <w:color w:val="000000"/>
                <w:szCs w:val="24"/>
                <w:lang w:eastAsia="en-US"/>
              </w:rPr>
              <w:t>Eletroencefalograma</w:t>
            </w:r>
          </w:p>
        </w:tc>
      </w:tr>
      <w:tr w14:paraId="07008E14">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3DA3D8A4">
            <w:pPr>
              <w:suppressAutoHyphens w:val="0"/>
              <w:spacing w:after="0" w:line="240" w:lineRule="auto"/>
              <w:rPr>
                <w:rFonts w:eastAsia="Times New Roman"/>
                <w:color w:val="000000"/>
                <w:szCs w:val="24"/>
                <w:lang w:val="en-US" w:eastAsia="en-US"/>
              </w:rPr>
            </w:pPr>
            <w:r>
              <w:rPr>
                <w:rFonts w:eastAsia="Arial"/>
                <w:color w:val="000000"/>
                <w:szCs w:val="24"/>
                <w:lang w:eastAsia="en-US"/>
              </w:rPr>
              <w:t>IBGE</w:t>
            </w:r>
          </w:p>
        </w:tc>
        <w:tc>
          <w:tcPr>
            <w:tcW w:w="7895" w:type="dxa"/>
            <w:tcBorders>
              <w:top w:val="nil"/>
              <w:left w:val="nil"/>
              <w:bottom w:val="nil"/>
              <w:right w:val="nil"/>
            </w:tcBorders>
            <w:shd w:val="clear" w:color="auto" w:fill="auto"/>
            <w:noWrap/>
            <w:vAlign w:val="bottom"/>
          </w:tcPr>
          <w:p w14:paraId="51BAD169">
            <w:pPr>
              <w:suppressAutoHyphens w:val="0"/>
              <w:spacing w:after="0" w:line="240" w:lineRule="auto"/>
              <w:rPr>
                <w:rFonts w:eastAsia="Times New Roman"/>
                <w:color w:val="000000"/>
                <w:szCs w:val="24"/>
                <w:lang w:eastAsia="en-US"/>
              </w:rPr>
            </w:pPr>
            <w:r>
              <w:rPr>
                <w:rFonts w:eastAsia="Arial"/>
                <w:color w:val="000000"/>
                <w:szCs w:val="24"/>
                <w:lang w:eastAsia="en-US"/>
              </w:rPr>
              <w:t>Instituto Brasileiro de Geografia e Estatística</w:t>
            </w:r>
          </w:p>
        </w:tc>
      </w:tr>
      <w:tr w14:paraId="0D570889">
        <w:tblPrEx>
          <w:tblCellMar>
            <w:top w:w="0" w:type="dxa"/>
            <w:left w:w="108" w:type="dxa"/>
            <w:bottom w:w="0" w:type="dxa"/>
            <w:right w:w="108" w:type="dxa"/>
          </w:tblCellMar>
        </w:tblPrEx>
        <w:trPr>
          <w:trHeight w:val="681" w:hRule="atLeast"/>
        </w:trPr>
        <w:tc>
          <w:tcPr>
            <w:tcW w:w="1941" w:type="dxa"/>
            <w:tcBorders>
              <w:top w:val="nil"/>
              <w:left w:val="nil"/>
              <w:bottom w:val="nil"/>
              <w:right w:val="nil"/>
            </w:tcBorders>
            <w:shd w:val="clear" w:color="auto" w:fill="auto"/>
            <w:noWrap/>
            <w:vAlign w:val="bottom"/>
          </w:tcPr>
          <w:p w14:paraId="3B573C14">
            <w:pPr>
              <w:suppressAutoHyphens w:val="0"/>
              <w:spacing w:after="0" w:line="240" w:lineRule="auto"/>
              <w:rPr>
                <w:rFonts w:eastAsia="Times New Roman"/>
                <w:color w:val="000000"/>
                <w:szCs w:val="24"/>
                <w:lang w:val="en-US" w:eastAsia="en-US"/>
              </w:rPr>
            </w:pPr>
            <w:r>
              <w:rPr>
                <w:rFonts w:eastAsia="Arial"/>
                <w:color w:val="000000"/>
                <w:szCs w:val="24"/>
                <w:lang w:eastAsia="en-US"/>
              </w:rPr>
              <w:t>IPq-HCFMUSP</w:t>
            </w:r>
          </w:p>
        </w:tc>
        <w:tc>
          <w:tcPr>
            <w:tcW w:w="7988" w:type="dxa"/>
            <w:gridSpan w:val="2"/>
            <w:tcBorders>
              <w:top w:val="nil"/>
              <w:left w:val="nil"/>
              <w:bottom w:val="nil"/>
              <w:right w:val="nil"/>
            </w:tcBorders>
            <w:shd w:val="clear" w:color="auto" w:fill="auto"/>
            <w:noWrap/>
            <w:vAlign w:val="bottom"/>
          </w:tcPr>
          <w:p w14:paraId="1CA8A88E">
            <w:pPr>
              <w:suppressAutoHyphens w:val="0"/>
              <w:spacing w:after="0" w:line="240" w:lineRule="auto"/>
              <w:rPr>
                <w:rFonts w:eastAsia="Times New Roman"/>
                <w:color w:val="000000"/>
                <w:szCs w:val="24"/>
                <w:lang w:eastAsia="en-US"/>
              </w:rPr>
            </w:pPr>
            <w:r>
              <w:rPr>
                <w:rFonts w:eastAsia="Arial"/>
                <w:color w:val="000000"/>
                <w:szCs w:val="24"/>
                <w:lang w:eastAsia="en-US"/>
              </w:rPr>
              <w:t>Instituto de Psiquiatria do Hospital das Clínicas da Faculdade de Medicina da Universidade de São Paulo</w:t>
            </w:r>
          </w:p>
        </w:tc>
      </w:tr>
      <w:tr w14:paraId="4A37A9B7">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EEF250B">
            <w:pPr>
              <w:suppressAutoHyphens w:val="0"/>
              <w:spacing w:after="0" w:line="240" w:lineRule="auto"/>
              <w:rPr>
                <w:rFonts w:eastAsia="Times New Roman"/>
                <w:color w:val="000000"/>
                <w:szCs w:val="24"/>
                <w:lang w:val="en-US" w:eastAsia="en-US"/>
              </w:rPr>
            </w:pPr>
            <w:r>
              <w:rPr>
                <w:rFonts w:eastAsia="Arial"/>
                <w:color w:val="000000"/>
                <w:szCs w:val="24"/>
                <w:lang w:eastAsia="en-US"/>
              </w:rPr>
              <w:t>PCA</w:t>
            </w:r>
          </w:p>
        </w:tc>
        <w:tc>
          <w:tcPr>
            <w:tcW w:w="7895" w:type="dxa"/>
            <w:tcBorders>
              <w:top w:val="nil"/>
              <w:left w:val="nil"/>
              <w:bottom w:val="nil"/>
              <w:right w:val="nil"/>
            </w:tcBorders>
            <w:shd w:val="clear" w:color="auto" w:fill="auto"/>
            <w:noWrap/>
            <w:vAlign w:val="bottom"/>
          </w:tcPr>
          <w:p w14:paraId="176CF675">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Principal Component Analysis</w:t>
            </w:r>
          </w:p>
        </w:tc>
      </w:tr>
      <w:tr w14:paraId="1C0A2016">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476A8B2">
            <w:pPr>
              <w:suppressAutoHyphens w:val="0"/>
              <w:spacing w:after="0" w:line="240" w:lineRule="auto"/>
              <w:rPr>
                <w:rFonts w:eastAsia="Times New Roman"/>
                <w:color w:val="000000"/>
                <w:szCs w:val="24"/>
                <w:lang w:val="en-US" w:eastAsia="en-US"/>
              </w:rPr>
            </w:pPr>
            <w:r>
              <w:rPr>
                <w:rFonts w:eastAsia="Arial"/>
                <w:color w:val="000000"/>
                <w:szCs w:val="24"/>
                <w:lang w:eastAsia="en-US"/>
              </w:rPr>
              <w:t>ICA</w:t>
            </w:r>
          </w:p>
        </w:tc>
        <w:tc>
          <w:tcPr>
            <w:tcW w:w="7895" w:type="dxa"/>
            <w:tcBorders>
              <w:top w:val="nil"/>
              <w:left w:val="nil"/>
              <w:bottom w:val="nil"/>
              <w:right w:val="nil"/>
            </w:tcBorders>
            <w:shd w:val="clear" w:color="auto" w:fill="auto"/>
            <w:noWrap/>
            <w:vAlign w:val="bottom"/>
          </w:tcPr>
          <w:p w14:paraId="67329EFC">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Independent Component Analysis</w:t>
            </w:r>
          </w:p>
        </w:tc>
      </w:tr>
      <w:tr w14:paraId="12C9A232">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B7DAD1B">
            <w:pPr>
              <w:suppressAutoHyphens w:val="0"/>
              <w:spacing w:after="0" w:line="240" w:lineRule="auto"/>
              <w:rPr>
                <w:rFonts w:eastAsia="Times New Roman"/>
                <w:color w:val="000000"/>
                <w:szCs w:val="24"/>
                <w:lang w:val="en-US" w:eastAsia="en-US"/>
              </w:rPr>
            </w:pPr>
            <w:r>
              <w:rPr>
                <w:rFonts w:eastAsia="Arial"/>
                <w:color w:val="000000"/>
                <w:szCs w:val="24"/>
                <w:lang w:eastAsia="en-US"/>
              </w:rPr>
              <w:t>LDA</w:t>
            </w:r>
          </w:p>
        </w:tc>
        <w:tc>
          <w:tcPr>
            <w:tcW w:w="7895" w:type="dxa"/>
            <w:tcBorders>
              <w:top w:val="nil"/>
              <w:left w:val="nil"/>
              <w:bottom w:val="nil"/>
              <w:right w:val="nil"/>
            </w:tcBorders>
            <w:shd w:val="clear" w:color="auto" w:fill="auto"/>
            <w:noWrap/>
            <w:vAlign w:val="bottom"/>
          </w:tcPr>
          <w:p w14:paraId="2F66B8BB">
            <w:pPr>
              <w:suppressAutoHyphens w:val="0"/>
              <w:spacing w:after="0" w:line="240" w:lineRule="auto"/>
              <w:rPr>
                <w:rFonts w:eastAsia="Times New Roman"/>
                <w:color w:val="000000"/>
                <w:szCs w:val="24"/>
                <w:lang w:val="en-US" w:eastAsia="en-US"/>
              </w:rPr>
            </w:pPr>
            <w:r>
              <w:rPr>
                <w:rFonts w:eastAsia="Arial"/>
                <w:color w:val="000000"/>
                <w:szCs w:val="24"/>
                <w:lang w:eastAsia="en-US"/>
              </w:rPr>
              <w:t xml:space="preserve">do inglês </w:t>
            </w:r>
            <w:r>
              <w:rPr>
                <w:rFonts w:eastAsia="Arial"/>
                <w:i/>
                <w:iCs/>
                <w:color w:val="000000"/>
                <w:szCs w:val="24"/>
                <w:lang w:eastAsia="en-US"/>
              </w:rPr>
              <w:t>Linear Discriminant Analysis</w:t>
            </w:r>
          </w:p>
        </w:tc>
      </w:tr>
      <w:tr w14:paraId="56084812">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C601DD9">
            <w:pPr>
              <w:suppressAutoHyphens w:val="0"/>
              <w:spacing w:after="0" w:line="240" w:lineRule="auto"/>
              <w:rPr>
                <w:rFonts w:eastAsia="Times New Roman"/>
                <w:color w:val="000000"/>
                <w:szCs w:val="24"/>
                <w:lang w:val="en-US" w:eastAsia="en-US"/>
              </w:rPr>
            </w:pPr>
            <w:r>
              <w:rPr>
                <w:rFonts w:eastAsia="Arial"/>
                <w:color w:val="000000"/>
                <w:szCs w:val="24"/>
                <w:lang w:eastAsia="en-US"/>
              </w:rPr>
              <w:t>RBF</w:t>
            </w:r>
          </w:p>
        </w:tc>
        <w:tc>
          <w:tcPr>
            <w:tcW w:w="7895" w:type="dxa"/>
            <w:tcBorders>
              <w:top w:val="nil"/>
              <w:left w:val="nil"/>
              <w:bottom w:val="nil"/>
              <w:right w:val="nil"/>
            </w:tcBorders>
            <w:shd w:val="clear" w:color="auto" w:fill="auto"/>
            <w:noWrap/>
            <w:vAlign w:val="bottom"/>
          </w:tcPr>
          <w:p w14:paraId="6E65E4D2">
            <w:pPr>
              <w:suppressAutoHyphens w:val="0"/>
              <w:spacing w:after="0" w:line="240" w:lineRule="auto"/>
              <w:rPr>
                <w:rFonts w:eastAsia="Times New Roman"/>
                <w:color w:val="000000"/>
                <w:szCs w:val="24"/>
                <w:lang w:eastAsia="en-US"/>
              </w:rPr>
            </w:pPr>
            <w:r>
              <w:rPr>
                <w:rFonts w:eastAsia="Arial"/>
                <w:color w:val="000000"/>
                <w:szCs w:val="24"/>
                <w:lang w:eastAsia="en-US"/>
              </w:rPr>
              <w:t>do inglês</w:t>
            </w:r>
            <w:r>
              <w:rPr>
                <w:rFonts w:eastAsia="Arial"/>
                <w:i/>
                <w:iCs/>
                <w:color w:val="000000"/>
                <w:szCs w:val="24"/>
                <w:lang w:eastAsia="en-US"/>
              </w:rPr>
              <w:t xml:space="preserve"> Radial Basis Function</w:t>
            </w:r>
          </w:p>
        </w:tc>
      </w:tr>
      <w:tr w14:paraId="315CAE19">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16C1B714">
            <w:pPr>
              <w:suppressAutoHyphens w:val="0"/>
              <w:spacing w:after="0" w:line="240" w:lineRule="auto"/>
              <w:rPr>
                <w:rFonts w:eastAsia="Times New Roman"/>
                <w:color w:val="000000"/>
                <w:szCs w:val="24"/>
                <w:lang w:val="en-US" w:eastAsia="en-US"/>
              </w:rPr>
            </w:pPr>
            <w:r>
              <w:rPr>
                <w:rFonts w:eastAsia="Arial"/>
                <w:color w:val="000000"/>
                <w:szCs w:val="24"/>
                <w:lang w:eastAsia="en-US"/>
              </w:rPr>
              <w:t>RM</w:t>
            </w:r>
          </w:p>
        </w:tc>
        <w:tc>
          <w:tcPr>
            <w:tcW w:w="7895" w:type="dxa"/>
            <w:tcBorders>
              <w:top w:val="nil"/>
              <w:left w:val="nil"/>
              <w:bottom w:val="nil"/>
              <w:right w:val="nil"/>
            </w:tcBorders>
            <w:shd w:val="clear" w:color="auto" w:fill="auto"/>
            <w:noWrap/>
            <w:vAlign w:val="bottom"/>
          </w:tcPr>
          <w:p w14:paraId="20993A42">
            <w:pPr>
              <w:suppressAutoHyphens w:val="0"/>
              <w:spacing w:after="0" w:line="240" w:lineRule="auto"/>
              <w:rPr>
                <w:rFonts w:eastAsia="Times New Roman"/>
                <w:color w:val="000000"/>
                <w:szCs w:val="24"/>
                <w:lang w:val="en-US" w:eastAsia="en-US"/>
              </w:rPr>
            </w:pPr>
            <w:r>
              <w:rPr>
                <w:rFonts w:eastAsia="Arial"/>
                <w:color w:val="000000"/>
                <w:szCs w:val="24"/>
                <w:lang w:eastAsia="en-US"/>
              </w:rPr>
              <w:t>Ressonância Magnética</w:t>
            </w:r>
          </w:p>
        </w:tc>
      </w:tr>
      <w:tr w14:paraId="18769771">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B8FD0CB">
            <w:pPr>
              <w:suppressAutoHyphens w:val="0"/>
              <w:spacing w:after="0" w:line="240" w:lineRule="auto"/>
              <w:rPr>
                <w:rFonts w:eastAsia="Times New Roman"/>
                <w:color w:val="000000"/>
                <w:szCs w:val="24"/>
                <w:lang w:val="en-US" w:eastAsia="en-US"/>
              </w:rPr>
            </w:pPr>
            <w:r>
              <w:rPr>
                <w:rFonts w:eastAsia="Arial"/>
                <w:color w:val="000000"/>
                <w:szCs w:val="24"/>
                <w:lang w:eastAsia="en-US"/>
              </w:rPr>
              <w:t>SAS</w:t>
            </w:r>
          </w:p>
        </w:tc>
        <w:tc>
          <w:tcPr>
            <w:tcW w:w="7895" w:type="dxa"/>
            <w:tcBorders>
              <w:top w:val="nil"/>
              <w:left w:val="nil"/>
              <w:bottom w:val="nil"/>
              <w:right w:val="nil"/>
            </w:tcBorders>
            <w:shd w:val="clear" w:color="auto" w:fill="auto"/>
            <w:noWrap/>
            <w:vAlign w:val="bottom"/>
          </w:tcPr>
          <w:p w14:paraId="6749E22C">
            <w:pPr>
              <w:suppressAutoHyphens w:val="0"/>
              <w:spacing w:after="0" w:line="240" w:lineRule="auto"/>
              <w:rPr>
                <w:rFonts w:eastAsia="Times New Roman"/>
                <w:color w:val="000000"/>
                <w:szCs w:val="24"/>
                <w:lang w:eastAsia="en-US"/>
              </w:rPr>
            </w:pPr>
            <w:r>
              <w:rPr>
                <w:rFonts w:eastAsia="Arial"/>
                <w:color w:val="000000"/>
                <w:szCs w:val="24"/>
                <w:lang w:eastAsia="en-US"/>
              </w:rPr>
              <w:t>do inglês</w:t>
            </w:r>
            <w:r>
              <w:rPr>
                <w:rFonts w:eastAsia="Arial"/>
                <w:i/>
                <w:iCs/>
                <w:color w:val="000000"/>
                <w:szCs w:val="24"/>
                <w:lang w:eastAsia="en-US"/>
              </w:rPr>
              <w:t xml:space="preserve"> Statistical Analysis System</w:t>
            </w:r>
          </w:p>
        </w:tc>
      </w:tr>
      <w:tr w14:paraId="2F3177DE">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7AA0C127">
            <w:pPr>
              <w:suppressAutoHyphens w:val="0"/>
              <w:spacing w:after="0" w:line="240" w:lineRule="auto"/>
              <w:rPr>
                <w:rFonts w:eastAsia="Times New Roman"/>
                <w:color w:val="000000"/>
                <w:szCs w:val="24"/>
                <w:lang w:val="en-US" w:eastAsia="en-US"/>
              </w:rPr>
            </w:pPr>
            <w:r>
              <w:rPr>
                <w:rFonts w:eastAsia="Arial"/>
                <w:color w:val="000000"/>
                <w:szCs w:val="24"/>
                <w:lang w:eastAsia="en-US"/>
              </w:rPr>
              <w:t>SVM</w:t>
            </w:r>
          </w:p>
        </w:tc>
        <w:tc>
          <w:tcPr>
            <w:tcW w:w="7895" w:type="dxa"/>
            <w:tcBorders>
              <w:top w:val="nil"/>
              <w:left w:val="nil"/>
              <w:bottom w:val="nil"/>
              <w:right w:val="nil"/>
            </w:tcBorders>
            <w:shd w:val="clear" w:color="auto" w:fill="auto"/>
            <w:noWrap/>
            <w:vAlign w:val="bottom"/>
          </w:tcPr>
          <w:p w14:paraId="041EDDD9">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Support Vector Machine</w:t>
            </w:r>
          </w:p>
        </w:tc>
      </w:tr>
      <w:tr w14:paraId="17B80099">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17D055AB">
            <w:pPr>
              <w:suppressAutoHyphens w:val="0"/>
              <w:spacing w:after="0" w:line="240" w:lineRule="auto"/>
              <w:rPr>
                <w:rFonts w:eastAsia="Arial"/>
                <w:color w:val="000000"/>
                <w:szCs w:val="24"/>
                <w:lang w:eastAsia="en-US"/>
              </w:rPr>
            </w:pPr>
            <w:r>
              <w:rPr>
                <w:rFonts w:eastAsia="Arial"/>
                <w:color w:val="000000"/>
                <w:szCs w:val="24"/>
                <w:lang w:eastAsia="en-US"/>
              </w:rPr>
              <w:t>SUS</w:t>
            </w:r>
          </w:p>
        </w:tc>
        <w:tc>
          <w:tcPr>
            <w:tcW w:w="7895" w:type="dxa"/>
            <w:tcBorders>
              <w:top w:val="nil"/>
              <w:left w:val="nil"/>
              <w:bottom w:val="nil"/>
              <w:right w:val="nil"/>
            </w:tcBorders>
            <w:shd w:val="clear" w:color="auto" w:fill="auto"/>
            <w:noWrap/>
            <w:vAlign w:val="bottom"/>
          </w:tcPr>
          <w:p w14:paraId="2E7348AE">
            <w:pPr>
              <w:suppressAutoHyphens w:val="0"/>
              <w:spacing w:after="0" w:line="240" w:lineRule="auto"/>
              <w:rPr>
                <w:rFonts w:eastAsia="Times New Roman"/>
                <w:color w:val="000000"/>
                <w:szCs w:val="24"/>
                <w:lang w:val="en-US" w:eastAsia="en-US"/>
              </w:rPr>
            </w:pPr>
            <w:r>
              <w:rPr>
                <w:rFonts w:eastAsia="Arial"/>
                <w:color w:val="000000"/>
                <w:szCs w:val="24"/>
                <w:lang w:eastAsia="en-US"/>
              </w:rPr>
              <w:t>Sistema Único de Saúde</w:t>
            </w:r>
          </w:p>
        </w:tc>
      </w:tr>
      <w:tr w14:paraId="0E8D4581">
        <w:tblPrEx>
          <w:tblCellMar>
            <w:top w:w="0" w:type="dxa"/>
            <w:left w:w="108" w:type="dxa"/>
            <w:bottom w:w="0" w:type="dxa"/>
            <w:right w:w="108" w:type="dxa"/>
          </w:tblCellMar>
        </w:tblPrEx>
        <w:trPr>
          <w:trHeight w:val="118" w:hRule="atLeast"/>
        </w:trPr>
        <w:tc>
          <w:tcPr>
            <w:tcW w:w="2034" w:type="dxa"/>
            <w:gridSpan w:val="2"/>
            <w:tcBorders>
              <w:top w:val="nil"/>
              <w:left w:val="nil"/>
              <w:bottom w:val="nil"/>
              <w:right w:val="nil"/>
            </w:tcBorders>
            <w:shd w:val="clear" w:color="auto" w:fill="auto"/>
            <w:noWrap/>
            <w:vAlign w:val="bottom"/>
          </w:tcPr>
          <w:p w14:paraId="190EA07C">
            <w:pPr>
              <w:suppressAutoHyphens w:val="0"/>
              <w:spacing w:after="0" w:line="240" w:lineRule="auto"/>
              <w:rPr>
                <w:rFonts w:eastAsia="Arial"/>
                <w:color w:val="000000"/>
                <w:szCs w:val="24"/>
                <w:lang w:eastAsia="en-US"/>
              </w:rPr>
            </w:pPr>
          </w:p>
          <w:p w14:paraId="08FBA8B4">
            <w:pPr>
              <w:suppressAutoHyphens w:val="0"/>
              <w:spacing w:after="0" w:line="240" w:lineRule="auto"/>
              <w:rPr>
                <w:rFonts w:eastAsia="Times New Roman"/>
                <w:color w:val="000000"/>
                <w:szCs w:val="24"/>
                <w:lang w:val="en-US" w:eastAsia="en-US"/>
              </w:rPr>
            </w:pPr>
            <w:r>
              <w:rPr>
                <w:rFonts w:eastAsia="Arial"/>
                <w:color w:val="000000"/>
                <w:szCs w:val="24"/>
                <w:lang w:eastAsia="en-US"/>
              </w:rPr>
              <w:t>TC</w:t>
            </w:r>
          </w:p>
        </w:tc>
        <w:tc>
          <w:tcPr>
            <w:tcW w:w="7895" w:type="dxa"/>
            <w:tcBorders>
              <w:top w:val="nil"/>
              <w:left w:val="nil"/>
              <w:bottom w:val="nil"/>
              <w:right w:val="nil"/>
            </w:tcBorders>
            <w:shd w:val="clear" w:color="auto" w:fill="auto"/>
            <w:noWrap/>
            <w:vAlign w:val="bottom"/>
          </w:tcPr>
          <w:p w14:paraId="3983C0EE">
            <w:pPr>
              <w:suppressAutoHyphens w:val="0"/>
              <w:spacing w:after="0" w:line="240" w:lineRule="auto"/>
              <w:rPr>
                <w:rFonts w:eastAsia="Times New Roman"/>
                <w:color w:val="000000"/>
                <w:szCs w:val="24"/>
                <w:lang w:val="en-US" w:eastAsia="en-US"/>
              </w:rPr>
            </w:pPr>
            <w:r>
              <w:rPr>
                <w:rFonts w:eastAsia="Arial"/>
                <w:color w:val="000000"/>
                <w:szCs w:val="24"/>
                <w:lang w:eastAsia="en-US"/>
              </w:rPr>
              <w:t>Tomografia Computadorizada</w:t>
            </w:r>
          </w:p>
        </w:tc>
      </w:tr>
    </w:tbl>
    <w:p w14:paraId="5BA565A8">
      <w:pPr>
        <w:spacing w:after="0" w:line="240" w:lineRule="auto"/>
        <w:jc w:val="left"/>
        <w:rPr>
          <w:rFonts w:eastAsia="Arial"/>
          <w:color w:val="000000"/>
          <w:szCs w:val="24"/>
        </w:rPr>
      </w:pPr>
    </w:p>
    <w:p w14:paraId="2F300C29">
      <w:pPr>
        <w:spacing w:after="0" w:line="240" w:lineRule="auto"/>
        <w:jc w:val="left"/>
        <w:rPr>
          <w:rFonts w:eastAsia="Arial"/>
          <w:color w:val="000000"/>
          <w:szCs w:val="24"/>
        </w:rPr>
      </w:pPr>
    </w:p>
    <w:p w14:paraId="3AA9835E">
      <w:pPr>
        <w:spacing w:after="0" w:line="240" w:lineRule="auto"/>
        <w:jc w:val="left"/>
        <w:rPr>
          <w:rFonts w:eastAsia="Arial"/>
          <w:color w:val="000000"/>
          <w:szCs w:val="24"/>
        </w:rPr>
      </w:pPr>
    </w:p>
    <w:p w14:paraId="65D9E2DB">
      <w:pPr>
        <w:spacing w:after="0" w:line="240" w:lineRule="auto"/>
        <w:jc w:val="left"/>
        <w:rPr>
          <w:rFonts w:eastAsia="Arial"/>
          <w:color w:val="000000"/>
          <w:szCs w:val="24"/>
        </w:rPr>
      </w:pPr>
    </w:p>
    <w:p w14:paraId="3651D116">
      <w:pPr>
        <w:spacing w:after="0" w:line="240" w:lineRule="auto"/>
        <w:jc w:val="left"/>
        <w:rPr>
          <w:rFonts w:eastAsia="Arial"/>
          <w:color w:val="000000"/>
          <w:szCs w:val="24"/>
        </w:rPr>
      </w:pPr>
    </w:p>
    <w:p w14:paraId="5143505D">
      <w:pPr>
        <w:spacing w:after="0" w:line="240" w:lineRule="auto"/>
        <w:jc w:val="left"/>
        <w:rPr>
          <w:rFonts w:eastAsia="Arial"/>
          <w:color w:val="000000"/>
          <w:szCs w:val="24"/>
        </w:rPr>
      </w:pPr>
    </w:p>
    <w:p w14:paraId="1C0D32E8">
      <w:pPr>
        <w:spacing w:after="0" w:line="240" w:lineRule="auto"/>
        <w:jc w:val="left"/>
        <w:rPr>
          <w:rFonts w:eastAsia="Arial"/>
          <w:color w:val="000000"/>
          <w:szCs w:val="24"/>
        </w:rPr>
      </w:pPr>
    </w:p>
    <w:p w14:paraId="19809F57">
      <w:pPr>
        <w:spacing w:after="0" w:line="240" w:lineRule="auto"/>
        <w:jc w:val="left"/>
        <w:rPr>
          <w:rFonts w:eastAsia="Arial"/>
          <w:color w:val="000000"/>
          <w:szCs w:val="24"/>
        </w:rPr>
      </w:pPr>
    </w:p>
    <w:p w14:paraId="64A0573A">
      <w:pPr>
        <w:spacing w:after="0" w:line="240" w:lineRule="auto"/>
        <w:jc w:val="left"/>
        <w:rPr>
          <w:rFonts w:eastAsia="Arial"/>
          <w:color w:val="000000"/>
          <w:szCs w:val="24"/>
        </w:rPr>
      </w:pPr>
    </w:p>
    <w:p w14:paraId="71A39609">
      <w:pPr>
        <w:spacing w:after="0" w:line="240" w:lineRule="auto"/>
        <w:jc w:val="left"/>
        <w:rPr>
          <w:rFonts w:eastAsia="Arial"/>
          <w:color w:val="000000"/>
          <w:szCs w:val="24"/>
        </w:rPr>
      </w:pPr>
    </w:p>
    <w:p w14:paraId="7339B7B8">
      <w:pPr>
        <w:spacing w:line="276" w:lineRule="auto"/>
        <w:jc w:val="left"/>
        <w:rPr>
          <w:rFonts w:eastAsia="Arial"/>
          <w:color w:val="000000"/>
          <w:szCs w:val="24"/>
        </w:rPr>
      </w:pPr>
    </w:p>
    <w:p w14:paraId="0C93D84D">
      <w:pPr>
        <w:spacing w:line="276" w:lineRule="auto"/>
        <w:jc w:val="left"/>
        <w:rPr>
          <w:b/>
        </w:rPr>
      </w:pPr>
    </w:p>
    <w:p w14:paraId="1AEBBE61">
      <w:pPr>
        <w:spacing w:line="276" w:lineRule="auto"/>
        <w:jc w:val="left"/>
        <w:rPr>
          <w:b/>
        </w:rPr>
      </w:pPr>
    </w:p>
    <w:p w14:paraId="0849F7F2">
      <w:pPr>
        <w:spacing w:line="276" w:lineRule="auto"/>
        <w:jc w:val="left"/>
        <w:rPr>
          <w:b/>
        </w:rPr>
      </w:pPr>
    </w:p>
    <w:p w14:paraId="18B9BA2F">
      <w:pPr>
        <w:spacing w:line="276" w:lineRule="auto"/>
        <w:jc w:val="center"/>
        <w:rPr>
          <w:b/>
        </w:rPr>
      </w:pPr>
      <w:r>
        <w:rPr>
          <w:b/>
        </w:rPr>
        <w:t>LISTA DE SÍMBOLOS</w:t>
      </w:r>
    </w:p>
    <w:p w14:paraId="28286A8D">
      <w:pPr>
        <w:spacing w:line="276" w:lineRule="auto"/>
        <w:jc w:val="center"/>
        <w:rPr>
          <w:b/>
        </w:rPr>
      </w:pPr>
    </w:p>
    <w:tbl>
      <w:tblPr>
        <w:tblStyle w:val="12"/>
        <w:tblW w:w="9674" w:type="dxa"/>
        <w:tblInd w:w="0" w:type="dxa"/>
        <w:tblLayout w:type="fixed"/>
        <w:tblCellMar>
          <w:top w:w="15" w:type="dxa"/>
          <w:left w:w="15" w:type="dxa"/>
          <w:bottom w:w="15" w:type="dxa"/>
          <w:right w:w="15" w:type="dxa"/>
        </w:tblCellMar>
      </w:tblPr>
      <w:tblGrid>
        <w:gridCol w:w="2352"/>
        <w:gridCol w:w="7322"/>
      </w:tblGrid>
      <w:tr w14:paraId="61C4CD65">
        <w:tblPrEx>
          <w:tblCellMar>
            <w:top w:w="15" w:type="dxa"/>
            <w:left w:w="15" w:type="dxa"/>
            <w:bottom w:w="15" w:type="dxa"/>
            <w:right w:w="15" w:type="dxa"/>
          </w:tblCellMar>
        </w:tblPrEx>
        <w:trPr>
          <w:trHeight w:val="271" w:hRule="atLeast"/>
        </w:trPr>
        <w:tc>
          <w:tcPr>
            <w:tcW w:w="2352" w:type="dxa"/>
            <w:vAlign w:val="center"/>
          </w:tcPr>
          <w:p w14:paraId="3326007E">
            <w:pPr>
              <w:spacing w:after="0" w:line="240" w:lineRule="auto"/>
              <w:jc w:val="left"/>
              <w:rPr>
                <w:rFonts w:eastAsia="Arial"/>
                <w:color w:val="000000"/>
                <w:szCs w:val="24"/>
              </w:rPr>
            </w:pPr>
            <w:r>
              <w:rPr>
                <w:rFonts w:eastAsia="Arial"/>
                <w:color w:val="000000"/>
                <w:szCs w:val="24"/>
              </w:rPr>
              <w:t>σ</w:t>
            </w:r>
          </w:p>
        </w:tc>
        <w:tc>
          <w:tcPr>
            <w:tcW w:w="7322" w:type="dxa"/>
            <w:vAlign w:val="center"/>
          </w:tcPr>
          <w:p w14:paraId="53EDB851">
            <w:pPr>
              <w:spacing w:after="0" w:line="240" w:lineRule="auto"/>
              <w:jc w:val="left"/>
              <w:rPr>
                <w:rFonts w:eastAsia="Arial"/>
                <w:color w:val="000000"/>
                <w:szCs w:val="24"/>
              </w:rPr>
            </w:pPr>
            <w:r>
              <w:rPr>
                <w:rFonts w:eastAsia="Arial"/>
                <w:color w:val="000000"/>
                <w:szCs w:val="24"/>
              </w:rPr>
              <w:t>Desvio padrão</w:t>
            </w:r>
          </w:p>
        </w:tc>
      </w:tr>
      <w:tr w14:paraId="2261A0A4">
        <w:tblPrEx>
          <w:tblCellMar>
            <w:top w:w="15" w:type="dxa"/>
            <w:left w:w="15" w:type="dxa"/>
            <w:bottom w:w="15" w:type="dxa"/>
            <w:right w:w="15" w:type="dxa"/>
          </w:tblCellMar>
        </w:tblPrEx>
        <w:trPr>
          <w:trHeight w:val="287" w:hRule="atLeast"/>
        </w:trPr>
        <w:tc>
          <w:tcPr>
            <w:tcW w:w="2352" w:type="dxa"/>
            <w:vAlign w:val="center"/>
          </w:tcPr>
          <w:p w14:paraId="560890F4">
            <w:pPr>
              <w:spacing w:after="0" w:line="240" w:lineRule="auto"/>
              <w:jc w:val="left"/>
              <w:rPr>
                <w:rFonts w:eastAsia="Arial"/>
                <w:color w:val="000000"/>
                <w:szCs w:val="24"/>
              </w:rPr>
            </w:pPr>
            <w:r>
              <w:rPr>
                <w:rFonts w:eastAsia="Arial"/>
                <w:color w:val="000000"/>
                <w:szCs w:val="24"/>
              </w:rPr>
              <w:t>λ</w:t>
            </w:r>
          </w:p>
        </w:tc>
        <w:tc>
          <w:tcPr>
            <w:tcW w:w="7322" w:type="dxa"/>
            <w:vAlign w:val="center"/>
          </w:tcPr>
          <w:p w14:paraId="21ADC4BF">
            <w:pPr>
              <w:spacing w:after="0" w:line="240" w:lineRule="auto"/>
              <w:jc w:val="left"/>
              <w:rPr>
                <w:rFonts w:eastAsia="Arial"/>
                <w:color w:val="000000"/>
                <w:szCs w:val="24"/>
              </w:rPr>
            </w:pPr>
            <w:r>
              <w:rPr>
                <w:rFonts w:eastAsia="Arial"/>
                <w:color w:val="000000"/>
                <w:szCs w:val="24"/>
              </w:rPr>
              <w:t>Comprimento de onda</w:t>
            </w:r>
          </w:p>
        </w:tc>
      </w:tr>
      <w:tr w14:paraId="26244BAC">
        <w:tblPrEx>
          <w:tblCellMar>
            <w:top w:w="15" w:type="dxa"/>
            <w:left w:w="15" w:type="dxa"/>
            <w:bottom w:w="15" w:type="dxa"/>
            <w:right w:w="15" w:type="dxa"/>
          </w:tblCellMar>
        </w:tblPrEx>
        <w:trPr>
          <w:trHeight w:val="271" w:hRule="atLeast"/>
        </w:trPr>
        <w:tc>
          <w:tcPr>
            <w:tcW w:w="2352" w:type="dxa"/>
            <w:vAlign w:val="center"/>
          </w:tcPr>
          <w:p w14:paraId="165C7179">
            <w:pPr>
              <w:spacing w:after="0" w:line="240" w:lineRule="auto"/>
              <w:jc w:val="left"/>
              <w:rPr>
                <w:rFonts w:eastAsia="Arial"/>
                <w:color w:val="000000"/>
                <w:szCs w:val="24"/>
              </w:rPr>
            </w:pPr>
            <w:r>
              <w:rPr>
                <w:rFonts w:eastAsia="Arial"/>
                <w:color w:val="000000"/>
                <w:szCs w:val="24"/>
              </w:rPr>
              <w:t>f</w:t>
            </w:r>
          </w:p>
        </w:tc>
        <w:tc>
          <w:tcPr>
            <w:tcW w:w="7322" w:type="dxa"/>
            <w:vAlign w:val="center"/>
          </w:tcPr>
          <w:p w14:paraId="7379E3C7">
            <w:pPr>
              <w:spacing w:after="0" w:line="240" w:lineRule="auto"/>
              <w:jc w:val="left"/>
              <w:rPr>
                <w:rFonts w:eastAsia="Arial"/>
                <w:color w:val="000000"/>
                <w:szCs w:val="24"/>
              </w:rPr>
            </w:pPr>
            <w:r>
              <w:rPr>
                <w:rFonts w:eastAsia="Arial"/>
                <w:color w:val="000000"/>
                <w:szCs w:val="24"/>
              </w:rPr>
              <w:t>Frequência</w:t>
            </w:r>
          </w:p>
        </w:tc>
      </w:tr>
      <w:tr w14:paraId="559FF8F6">
        <w:tblPrEx>
          <w:tblCellMar>
            <w:top w:w="15" w:type="dxa"/>
            <w:left w:w="15" w:type="dxa"/>
            <w:bottom w:w="15" w:type="dxa"/>
            <w:right w:w="15" w:type="dxa"/>
          </w:tblCellMar>
        </w:tblPrEx>
        <w:trPr>
          <w:trHeight w:val="271" w:hRule="atLeast"/>
        </w:trPr>
        <w:tc>
          <w:tcPr>
            <w:tcW w:w="2352" w:type="dxa"/>
            <w:vAlign w:val="center"/>
          </w:tcPr>
          <w:p w14:paraId="5977BB0F">
            <w:pPr>
              <w:spacing w:after="0" w:line="240" w:lineRule="auto"/>
              <w:jc w:val="left"/>
              <w:rPr>
                <w:rFonts w:eastAsia="Arial"/>
                <w:color w:val="000000"/>
                <w:szCs w:val="24"/>
              </w:rPr>
            </w:pPr>
            <w:r>
              <w:rPr>
                <w:rFonts w:eastAsia="Arial"/>
                <w:color w:val="000000"/>
                <w:szCs w:val="24"/>
              </w:rPr>
              <w:t>t</w:t>
            </w:r>
          </w:p>
        </w:tc>
        <w:tc>
          <w:tcPr>
            <w:tcW w:w="7322" w:type="dxa"/>
            <w:vAlign w:val="center"/>
          </w:tcPr>
          <w:p w14:paraId="6150036B">
            <w:pPr>
              <w:spacing w:after="0" w:line="240" w:lineRule="auto"/>
              <w:jc w:val="left"/>
              <w:rPr>
                <w:rFonts w:eastAsia="Arial"/>
                <w:color w:val="000000"/>
                <w:szCs w:val="24"/>
              </w:rPr>
            </w:pPr>
            <w:r>
              <w:rPr>
                <w:rFonts w:eastAsia="Arial"/>
                <w:color w:val="000000"/>
                <w:szCs w:val="24"/>
              </w:rPr>
              <w:t>Tempo</w:t>
            </w:r>
          </w:p>
        </w:tc>
      </w:tr>
      <w:tr w14:paraId="356A2A34">
        <w:tblPrEx>
          <w:tblCellMar>
            <w:top w:w="15" w:type="dxa"/>
            <w:left w:w="15" w:type="dxa"/>
            <w:bottom w:w="15" w:type="dxa"/>
            <w:right w:w="15" w:type="dxa"/>
          </w:tblCellMar>
        </w:tblPrEx>
        <w:trPr>
          <w:trHeight w:val="287" w:hRule="atLeast"/>
        </w:trPr>
        <w:tc>
          <w:tcPr>
            <w:tcW w:w="2352" w:type="dxa"/>
            <w:vAlign w:val="center"/>
          </w:tcPr>
          <w:p w14:paraId="751ECE14">
            <w:pPr>
              <w:spacing w:after="0" w:line="240" w:lineRule="auto"/>
              <w:jc w:val="left"/>
              <w:rPr>
                <w:rFonts w:eastAsia="Arial"/>
                <w:color w:val="000000"/>
                <w:szCs w:val="24"/>
              </w:rPr>
            </w:pPr>
            <w:r>
              <w:rPr>
                <w:rFonts w:eastAsia="Arial"/>
                <w:color w:val="000000"/>
                <w:szCs w:val="24"/>
              </w:rPr>
              <w:t>s(t)</w:t>
            </w:r>
          </w:p>
        </w:tc>
        <w:tc>
          <w:tcPr>
            <w:tcW w:w="7322" w:type="dxa"/>
            <w:vAlign w:val="center"/>
          </w:tcPr>
          <w:p w14:paraId="39D4D7DE">
            <w:pPr>
              <w:spacing w:after="0" w:line="240" w:lineRule="auto"/>
              <w:jc w:val="left"/>
              <w:rPr>
                <w:rFonts w:eastAsia="Arial"/>
                <w:color w:val="000000"/>
                <w:szCs w:val="24"/>
              </w:rPr>
            </w:pPr>
            <w:r>
              <w:rPr>
                <w:rFonts w:eastAsia="Arial"/>
                <w:color w:val="000000"/>
                <w:szCs w:val="24"/>
              </w:rPr>
              <w:t>Sinal no domínio do tempo</w:t>
            </w:r>
          </w:p>
        </w:tc>
      </w:tr>
      <w:tr w14:paraId="7B6119AD">
        <w:tblPrEx>
          <w:tblCellMar>
            <w:top w:w="15" w:type="dxa"/>
            <w:left w:w="15" w:type="dxa"/>
            <w:bottom w:w="15" w:type="dxa"/>
            <w:right w:w="15" w:type="dxa"/>
          </w:tblCellMar>
        </w:tblPrEx>
        <w:trPr>
          <w:trHeight w:val="271" w:hRule="atLeast"/>
        </w:trPr>
        <w:tc>
          <w:tcPr>
            <w:tcW w:w="2352" w:type="dxa"/>
            <w:vAlign w:val="center"/>
          </w:tcPr>
          <w:p w14:paraId="44E1DC77">
            <w:pPr>
              <w:spacing w:after="0" w:line="240" w:lineRule="auto"/>
              <w:jc w:val="left"/>
              <w:rPr>
                <w:rFonts w:eastAsia="Arial"/>
                <w:color w:val="000000"/>
                <w:szCs w:val="24"/>
              </w:rPr>
            </w:pPr>
            <w:r>
              <w:rPr>
                <w:rFonts w:eastAsia="Arial"/>
                <w:color w:val="000000"/>
                <w:szCs w:val="24"/>
              </w:rPr>
              <w:t>S(f)</w:t>
            </w:r>
          </w:p>
        </w:tc>
        <w:tc>
          <w:tcPr>
            <w:tcW w:w="7322" w:type="dxa"/>
            <w:vAlign w:val="center"/>
          </w:tcPr>
          <w:p w14:paraId="27D39753">
            <w:pPr>
              <w:spacing w:after="0" w:line="240" w:lineRule="auto"/>
              <w:jc w:val="left"/>
              <w:rPr>
                <w:rFonts w:eastAsia="Arial"/>
                <w:color w:val="000000"/>
                <w:szCs w:val="24"/>
              </w:rPr>
            </w:pPr>
            <w:r>
              <w:rPr>
                <w:rFonts w:eastAsia="Arial"/>
                <w:color w:val="000000"/>
                <w:szCs w:val="24"/>
              </w:rPr>
              <w:t>Sinal no domínio da frequência</w:t>
            </w:r>
          </w:p>
        </w:tc>
      </w:tr>
      <w:tr w14:paraId="1752F5D1">
        <w:tblPrEx>
          <w:tblCellMar>
            <w:top w:w="15" w:type="dxa"/>
            <w:left w:w="15" w:type="dxa"/>
            <w:bottom w:w="15" w:type="dxa"/>
            <w:right w:w="15" w:type="dxa"/>
          </w:tblCellMar>
        </w:tblPrEx>
        <w:trPr>
          <w:trHeight w:val="287" w:hRule="atLeast"/>
        </w:trPr>
        <w:tc>
          <w:tcPr>
            <w:tcW w:w="2352" w:type="dxa"/>
            <w:vAlign w:val="center"/>
          </w:tcPr>
          <w:p w14:paraId="5722E979">
            <w:pPr>
              <w:spacing w:after="0" w:line="240" w:lineRule="auto"/>
              <w:jc w:val="left"/>
              <w:rPr>
                <w:rFonts w:eastAsia="Arial"/>
                <w:color w:val="000000"/>
                <w:szCs w:val="24"/>
              </w:rPr>
            </w:pPr>
            <w:r>
              <w:rPr>
                <w:rFonts w:eastAsia="Arial"/>
                <w:color w:val="000000"/>
                <w:szCs w:val="24"/>
              </w:rPr>
              <w:t>ϕ\phi</w:t>
            </w:r>
          </w:p>
        </w:tc>
        <w:tc>
          <w:tcPr>
            <w:tcW w:w="7322" w:type="dxa"/>
            <w:vAlign w:val="center"/>
          </w:tcPr>
          <w:p w14:paraId="7163A8E3">
            <w:pPr>
              <w:spacing w:after="0" w:line="240" w:lineRule="auto"/>
              <w:jc w:val="left"/>
              <w:rPr>
                <w:rFonts w:eastAsia="Arial"/>
                <w:color w:val="000000"/>
                <w:szCs w:val="24"/>
              </w:rPr>
            </w:pPr>
            <w:r>
              <w:rPr>
                <w:rFonts w:eastAsia="Arial"/>
                <w:color w:val="000000"/>
                <w:szCs w:val="24"/>
              </w:rPr>
              <w:t>Fase</w:t>
            </w:r>
          </w:p>
        </w:tc>
      </w:tr>
      <w:tr w14:paraId="104458E1">
        <w:tblPrEx>
          <w:tblCellMar>
            <w:top w:w="15" w:type="dxa"/>
            <w:left w:w="15" w:type="dxa"/>
            <w:bottom w:w="15" w:type="dxa"/>
            <w:right w:w="15" w:type="dxa"/>
          </w:tblCellMar>
        </w:tblPrEx>
        <w:trPr>
          <w:trHeight w:val="271" w:hRule="atLeast"/>
        </w:trPr>
        <w:tc>
          <w:tcPr>
            <w:tcW w:w="2352" w:type="dxa"/>
            <w:vAlign w:val="center"/>
          </w:tcPr>
          <w:p w14:paraId="64AD1563">
            <w:pPr>
              <w:spacing w:after="0" w:line="240" w:lineRule="auto"/>
              <w:jc w:val="left"/>
              <w:rPr>
                <w:rFonts w:eastAsia="Arial"/>
                <w:color w:val="000000"/>
                <w:szCs w:val="24"/>
              </w:rPr>
            </w:pPr>
            <w:r>
              <w:rPr>
                <w:rFonts w:eastAsia="Arial"/>
                <w:color w:val="000000"/>
                <w:szCs w:val="24"/>
              </w:rPr>
              <w:t>A</w:t>
            </w:r>
          </w:p>
        </w:tc>
        <w:tc>
          <w:tcPr>
            <w:tcW w:w="7322" w:type="dxa"/>
            <w:vAlign w:val="center"/>
          </w:tcPr>
          <w:p w14:paraId="5F1A5539">
            <w:pPr>
              <w:spacing w:after="0" w:line="240" w:lineRule="auto"/>
              <w:jc w:val="left"/>
              <w:rPr>
                <w:rFonts w:eastAsia="Arial"/>
                <w:color w:val="000000"/>
                <w:szCs w:val="24"/>
              </w:rPr>
            </w:pPr>
            <w:r>
              <w:rPr>
                <w:rFonts w:eastAsia="Arial"/>
                <w:color w:val="000000"/>
                <w:szCs w:val="24"/>
              </w:rPr>
              <w:t>Amplitude</w:t>
            </w:r>
          </w:p>
        </w:tc>
      </w:tr>
      <w:tr w14:paraId="3324CBA6">
        <w:tblPrEx>
          <w:tblCellMar>
            <w:top w:w="15" w:type="dxa"/>
            <w:left w:w="15" w:type="dxa"/>
            <w:bottom w:w="15" w:type="dxa"/>
            <w:right w:w="15" w:type="dxa"/>
          </w:tblCellMar>
        </w:tblPrEx>
        <w:trPr>
          <w:trHeight w:val="271" w:hRule="atLeast"/>
        </w:trPr>
        <w:tc>
          <w:tcPr>
            <w:tcW w:w="2352" w:type="dxa"/>
            <w:vAlign w:val="center"/>
          </w:tcPr>
          <w:p w14:paraId="29127C2B">
            <w:pPr>
              <w:spacing w:after="0" w:line="240" w:lineRule="auto"/>
              <w:jc w:val="left"/>
              <w:rPr>
                <w:rFonts w:eastAsia="Arial"/>
                <w:color w:val="000000"/>
                <w:szCs w:val="24"/>
              </w:rPr>
            </w:pPr>
            <w:r>
              <w:rPr>
                <w:rFonts w:eastAsia="Arial"/>
                <w:color w:val="000000"/>
                <w:szCs w:val="24"/>
              </w:rPr>
              <w:t>Δt</w:t>
            </w:r>
          </w:p>
        </w:tc>
        <w:tc>
          <w:tcPr>
            <w:tcW w:w="7322" w:type="dxa"/>
            <w:vAlign w:val="center"/>
          </w:tcPr>
          <w:p w14:paraId="45323B96">
            <w:pPr>
              <w:spacing w:after="0" w:line="240" w:lineRule="auto"/>
              <w:jc w:val="left"/>
              <w:rPr>
                <w:rFonts w:eastAsia="Arial"/>
                <w:color w:val="000000"/>
                <w:szCs w:val="24"/>
              </w:rPr>
            </w:pPr>
            <w:r>
              <w:rPr>
                <w:rFonts w:eastAsia="Arial"/>
                <w:color w:val="000000"/>
                <w:szCs w:val="24"/>
              </w:rPr>
              <w:t>Intervalo de tempo</w:t>
            </w:r>
          </w:p>
        </w:tc>
      </w:tr>
      <w:tr w14:paraId="77A53AC4">
        <w:tblPrEx>
          <w:tblCellMar>
            <w:top w:w="15" w:type="dxa"/>
            <w:left w:w="15" w:type="dxa"/>
            <w:bottom w:w="15" w:type="dxa"/>
            <w:right w:w="15" w:type="dxa"/>
          </w:tblCellMar>
        </w:tblPrEx>
        <w:trPr>
          <w:trHeight w:val="287" w:hRule="atLeast"/>
        </w:trPr>
        <w:tc>
          <w:tcPr>
            <w:tcW w:w="2352" w:type="dxa"/>
            <w:vAlign w:val="center"/>
          </w:tcPr>
          <w:p w14:paraId="25A57733">
            <w:pPr>
              <w:spacing w:after="0" w:line="240" w:lineRule="auto"/>
              <w:jc w:val="left"/>
              <w:rPr>
                <w:rFonts w:eastAsia="Arial"/>
                <w:color w:val="000000"/>
                <w:szCs w:val="24"/>
              </w:rPr>
            </w:pPr>
            <w:r>
              <w:rPr>
                <w:rFonts w:eastAsia="Arial"/>
                <w:color w:val="000000"/>
                <w:szCs w:val="24"/>
              </w:rPr>
              <w:t>Δf</w:t>
            </w:r>
          </w:p>
        </w:tc>
        <w:tc>
          <w:tcPr>
            <w:tcW w:w="7322" w:type="dxa"/>
            <w:vAlign w:val="center"/>
          </w:tcPr>
          <w:p w14:paraId="57DA9579">
            <w:pPr>
              <w:spacing w:after="0" w:line="240" w:lineRule="auto"/>
              <w:jc w:val="left"/>
              <w:rPr>
                <w:rFonts w:eastAsia="Arial"/>
                <w:color w:val="000000"/>
                <w:szCs w:val="24"/>
              </w:rPr>
            </w:pPr>
            <w:r>
              <w:rPr>
                <w:rFonts w:eastAsia="Arial"/>
                <w:color w:val="000000"/>
                <w:szCs w:val="24"/>
              </w:rPr>
              <w:t>Intervalo de frequência</w:t>
            </w:r>
          </w:p>
        </w:tc>
      </w:tr>
      <w:tr w14:paraId="1E4D3C6F">
        <w:tblPrEx>
          <w:tblCellMar>
            <w:top w:w="15" w:type="dxa"/>
            <w:left w:w="15" w:type="dxa"/>
            <w:bottom w:w="15" w:type="dxa"/>
            <w:right w:w="15" w:type="dxa"/>
          </w:tblCellMar>
        </w:tblPrEx>
        <w:trPr>
          <w:trHeight w:val="271" w:hRule="atLeast"/>
        </w:trPr>
        <w:tc>
          <w:tcPr>
            <w:tcW w:w="2352" w:type="dxa"/>
            <w:vAlign w:val="center"/>
          </w:tcPr>
          <w:p w14:paraId="18CC5C0E">
            <w:pPr>
              <w:spacing w:after="0" w:line="240" w:lineRule="auto"/>
              <w:jc w:val="left"/>
              <w:rPr>
                <w:rFonts w:eastAsia="Arial"/>
                <w:color w:val="000000"/>
                <w:szCs w:val="24"/>
              </w:rPr>
            </w:pPr>
            <w:r>
              <w:rPr>
                <w:rFonts w:eastAsia="Arial"/>
                <w:color w:val="000000"/>
                <w:szCs w:val="24"/>
              </w:rPr>
              <w:t>∑</w:t>
            </w:r>
          </w:p>
        </w:tc>
        <w:tc>
          <w:tcPr>
            <w:tcW w:w="7322" w:type="dxa"/>
            <w:vAlign w:val="center"/>
          </w:tcPr>
          <w:p w14:paraId="72F43975">
            <w:pPr>
              <w:spacing w:after="0" w:line="240" w:lineRule="auto"/>
              <w:jc w:val="left"/>
              <w:rPr>
                <w:rFonts w:eastAsia="Arial"/>
                <w:color w:val="000000"/>
                <w:szCs w:val="24"/>
              </w:rPr>
            </w:pPr>
            <w:r>
              <w:rPr>
                <w:rFonts w:eastAsia="Arial"/>
                <w:color w:val="000000"/>
                <w:szCs w:val="24"/>
              </w:rPr>
              <w:t>+</w:t>
            </w:r>
          </w:p>
        </w:tc>
      </w:tr>
      <w:tr w14:paraId="428F5878">
        <w:tblPrEx>
          <w:tblCellMar>
            <w:top w:w="15" w:type="dxa"/>
            <w:left w:w="15" w:type="dxa"/>
            <w:bottom w:w="15" w:type="dxa"/>
            <w:right w:w="15" w:type="dxa"/>
          </w:tblCellMar>
        </w:tblPrEx>
        <w:trPr>
          <w:trHeight w:val="287" w:hRule="atLeast"/>
        </w:trPr>
        <w:tc>
          <w:tcPr>
            <w:tcW w:w="2352" w:type="dxa"/>
            <w:vAlign w:val="center"/>
          </w:tcPr>
          <w:p w14:paraId="14143CC7">
            <w:pPr>
              <w:spacing w:after="0" w:line="240" w:lineRule="auto"/>
              <w:jc w:val="left"/>
              <w:rPr>
                <w:rFonts w:eastAsia="Arial"/>
                <w:color w:val="000000"/>
                <w:szCs w:val="24"/>
              </w:rPr>
            </w:pPr>
            <w:r>
              <w:rPr>
                <w:rFonts w:eastAsia="Arial"/>
                <w:color w:val="000000"/>
                <w:szCs w:val="24"/>
              </w:rPr>
              <w:t>∏</w:t>
            </w:r>
          </w:p>
        </w:tc>
        <w:tc>
          <w:tcPr>
            <w:tcW w:w="7322" w:type="dxa"/>
            <w:vAlign w:val="center"/>
          </w:tcPr>
          <w:p w14:paraId="676C5896">
            <w:pPr>
              <w:spacing w:after="0" w:line="240" w:lineRule="auto"/>
              <w:jc w:val="left"/>
              <w:rPr>
                <w:rFonts w:eastAsia="Arial"/>
                <w:color w:val="000000"/>
                <w:szCs w:val="24"/>
              </w:rPr>
            </w:pPr>
            <w:r>
              <w:rPr>
                <w:rFonts w:eastAsia="Arial"/>
                <w:color w:val="000000"/>
                <w:szCs w:val="24"/>
              </w:rPr>
              <w:t>*</w:t>
            </w:r>
          </w:p>
        </w:tc>
      </w:tr>
      <w:tr w14:paraId="70975DC5">
        <w:tblPrEx>
          <w:tblCellMar>
            <w:top w:w="15" w:type="dxa"/>
            <w:left w:w="15" w:type="dxa"/>
            <w:bottom w:w="15" w:type="dxa"/>
            <w:right w:w="15" w:type="dxa"/>
          </w:tblCellMar>
        </w:tblPrEx>
        <w:trPr>
          <w:trHeight w:val="271" w:hRule="atLeast"/>
        </w:trPr>
        <w:tc>
          <w:tcPr>
            <w:tcW w:w="2352" w:type="dxa"/>
            <w:vAlign w:val="center"/>
          </w:tcPr>
          <w:p w14:paraId="1620EBFA">
            <w:pPr>
              <w:spacing w:after="0" w:line="240" w:lineRule="auto"/>
              <w:jc w:val="left"/>
              <w:rPr>
                <w:rFonts w:eastAsia="Arial"/>
                <w:color w:val="000000"/>
                <w:szCs w:val="24"/>
              </w:rPr>
            </w:pPr>
            <w:r>
              <w:rPr>
                <w:rFonts w:eastAsia="Arial"/>
                <w:color w:val="000000"/>
                <w:szCs w:val="24"/>
              </w:rPr>
              <w:t>α</w:t>
            </w:r>
          </w:p>
        </w:tc>
        <w:tc>
          <w:tcPr>
            <w:tcW w:w="7322" w:type="dxa"/>
            <w:vAlign w:val="center"/>
          </w:tcPr>
          <w:p w14:paraId="08098747">
            <w:pPr>
              <w:spacing w:after="0" w:line="240" w:lineRule="auto"/>
              <w:jc w:val="left"/>
              <w:rPr>
                <w:rFonts w:eastAsia="Arial"/>
                <w:color w:val="000000"/>
                <w:szCs w:val="24"/>
              </w:rPr>
            </w:pPr>
            <w:r>
              <w:rPr>
                <w:rFonts w:eastAsia="Arial"/>
                <w:color w:val="000000"/>
                <w:szCs w:val="24"/>
              </w:rPr>
              <w:t>Coeficiente de significância</w:t>
            </w:r>
          </w:p>
        </w:tc>
      </w:tr>
      <w:tr w14:paraId="42EA0299">
        <w:tblPrEx>
          <w:tblCellMar>
            <w:top w:w="15" w:type="dxa"/>
            <w:left w:w="15" w:type="dxa"/>
            <w:bottom w:w="15" w:type="dxa"/>
            <w:right w:w="15" w:type="dxa"/>
          </w:tblCellMar>
        </w:tblPrEx>
        <w:trPr>
          <w:trHeight w:val="271" w:hRule="atLeast"/>
        </w:trPr>
        <w:tc>
          <w:tcPr>
            <w:tcW w:w="2352" w:type="dxa"/>
            <w:vAlign w:val="center"/>
          </w:tcPr>
          <w:p w14:paraId="79F54A7F">
            <w:pPr>
              <w:spacing w:after="0" w:line="240" w:lineRule="auto"/>
              <w:jc w:val="left"/>
              <w:rPr>
                <w:rFonts w:eastAsia="Arial"/>
                <w:color w:val="000000"/>
                <w:szCs w:val="24"/>
              </w:rPr>
            </w:pPr>
            <w:r>
              <w:rPr>
                <w:rFonts w:eastAsia="Arial"/>
                <w:color w:val="000000"/>
                <w:szCs w:val="24"/>
              </w:rPr>
              <w:t>β</w:t>
            </w:r>
          </w:p>
        </w:tc>
        <w:tc>
          <w:tcPr>
            <w:tcW w:w="7322" w:type="dxa"/>
            <w:vAlign w:val="center"/>
          </w:tcPr>
          <w:p w14:paraId="5237D4C2">
            <w:pPr>
              <w:spacing w:after="0" w:line="240" w:lineRule="auto"/>
              <w:jc w:val="left"/>
              <w:rPr>
                <w:rFonts w:eastAsia="Arial"/>
                <w:color w:val="000000"/>
                <w:szCs w:val="24"/>
              </w:rPr>
            </w:pPr>
            <w:r>
              <w:rPr>
                <w:rFonts w:eastAsia="Arial"/>
                <w:color w:val="000000"/>
                <w:szCs w:val="24"/>
              </w:rPr>
              <w:t>Coeficiente de variação</w:t>
            </w:r>
          </w:p>
        </w:tc>
      </w:tr>
      <w:tr w14:paraId="6BFDA6A8">
        <w:tblPrEx>
          <w:tblCellMar>
            <w:top w:w="15" w:type="dxa"/>
            <w:left w:w="15" w:type="dxa"/>
            <w:bottom w:w="15" w:type="dxa"/>
            <w:right w:w="15" w:type="dxa"/>
          </w:tblCellMar>
        </w:tblPrEx>
        <w:trPr>
          <w:trHeight w:val="287" w:hRule="atLeast"/>
        </w:trPr>
        <w:tc>
          <w:tcPr>
            <w:tcW w:w="2352" w:type="dxa"/>
            <w:vAlign w:val="center"/>
          </w:tcPr>
          <w:p w14:paraId="2672858B">
            <w:pPr>
              <w:spacing w:after="0" w:line="240" w:lineRule="auto"/>
              <w:jc w:val="left"/>
              <w:rPr>
                <w:rFonts w:eastAsia="Arial"/>
                <w:color w:val="000000"/>
                <w:szCs w:val="24"/>
              </w:rPr>
            </w:pPr>
            <w:r>
              <w:rPr>
                <w:rFonts w:eastAsia="Arial"/>
                <w:color w:val="000000"/>
                <w:szCs w:val="24"/>
              </w:rPr>
              <w:t>ϵ</w:t>
            </w:r>
          </w:p>
        </w:tc>
        <w:tc>
          <w:tcPr>
            <w:tcW w:w="7322" w:type="dxa"/>
            <w:vAlign w:val="center"/>
          </w:tcPr>
          <w:p w14:paraId="1279F6CC">
            <w:pPr>
              <w:spacing w:after="0" w:line="240" w:lineRule="auto"/>
              <w:jc w:val="left"/>
              <w:rPr>
                <w:rFonts w:eastAsia="Arial"/>
                <w:color w:val="000000"/>
                <w:szCs w:val="24"/>
              </w:rPr>
            </w:pPr>
            <w:r>
              <w:rPr>
                <w:rFonts w:eastAsia="Arial"/>
                <w:color w:val="000000"/>
                <w:szCs w:val="24"/>
              </w:rPr>
              <w:t>Erro ou termo de erro</w:t>
            </w:r>
          </w:p>
        </w:tc>
      </w:tr>
      <w:tr w14:paraId="7DCC55C9">
        <w:tblPrEx>
          <w:tblCellMar>
            <w:top w:w="15" w:type="dxa"/>
            <w:left w:w="15" w:type="dxa"/>
            <w:bottom w:w="15" w:type="dxa"/>
            <w:right w:w="15" w:type="dxa"/>
          </w:tblCellMar>
        </w:tblPrEx>
        <w:trPr>
          <w:trHeight w:val="271" w:hRule="atLeast"/>
        </w:trPr>
        <w:tc>
          <w:tcPr>
            <w:tcW w:w="2352" w:type="dxa"/>
            <w:vAlign w:val="center"/>
          </w:tcPr>
          <w:p w14:paraId="7CEF5DDC">
            <w:pPr>
              <w:spacing w:after="0" w:line="240" w:lineRule="auto"/>
              <w:jc w:val="left"/>
              <w:rPr>
                <w:rFonts w:eastAsia="Arial"/>
                <w:color w:val="000000"/>
                <w:szCs w:val="24"/>
              </w:rPr>
            </w:pPr>
            <w:r>
              <w:rPr>
                <w:rFonts w:eastAsia="Arial"/>
                <w:color w:val="000000"/>
                <w:szCs w:val="24"/>
              </w:rPr>
              <w:t>γ</w:t>
            </w:r>
          </w:p>
        </w:tc>
        <w:tc>
          <w:tcPr>
            <w:tcW w:w="7322" w:type="dxa"/>
            <w:vAlign w:val="center"/>
          </w:tcPr>
          <w:p w14:paraId="05F0B13E">
            <w:pPr>
              <w:spacing w:after="0" w:line="240" w:lineRule="auto"/>
              <w:jc w:val="left"/>
              <w:rPr>
                <w:rFonts w:eastAsia="Arial"/>
                <w:color w:val="000000"/>
                <w:szCs w:val="24"/>
              </w:rPr>
            </w:pPr>
            <w:r>
              <w:rPr>
                <w:rFonts w:eastAsia="Arial"/>
                <w:color w:val="000000"/>
                <w:szCs w:val="24"/>
              </w:rPr>
              <w:t>Coeficiente de correlação</w:t>
            </w:r>
          </w:p>
        </w:tc>
      </w:tr>
      <w:tr w14:paraId="11B58F8B">
        <w:tblPrEx>
          <w:tblCellMar>
            <w:top w:w="15" w:type="dxa"/>
            <w:left w:w="15" w:type="dxa"/>
            <w:bottom w:w="15" w:type="dxa"/>
            <w:right w:w="15" w:type="dxa"/>
          </w:tblCellMar>
        </w:tblPrEx>
        <w:trPr>
          <w:trHeight w:val="287" w:hRule="atLeast"/>
        </w:trPr>
        <w:tc>
          <w:tcPr>
            <w:tcW w:w="2352" w:type="dxa"/>
            <w:vAlign w:val="center"/>
          </w:tcPr>
          <w:p w14:paraId="2303FE0D">
            <w:pPr>
              <w:spacing w:after="0" w:line="240" w:lineRule="auto"/>
              <w:jc w:val="left"/>
              <w:rPr>
                <w:rFonts w:eastAsia="Arial"/>
                <w:color w:val="000000"/>
                <w:szCs w:val="24"/>
              </w:rPr>
            </w:pPr>
            <w:r>
              <w:rPr>
                <w:rFonts w:eastAsia="Arial"/>
                <w:color w:val="000000"/>
                <w:szCs w:val="24"/>
              </w:rPr>
              <w:t>w(t)</w:t>
            </w:r>
          </w:p>
        </w:tc>
        <w:tc>
          <w:tcPr>
            <w:tcW w:w="7322" w:type="dxa"/>
            <w:vAlign w:val="center"/>
          </w:tcPr>
          <w:p w14:paraId="6B360047">
            <w:pPr>
              <w:spacing w:after="0" w:line="240" w:lineRule="auto"/>
              <w:jc w:val="left"/>
              <w:rPr>
                <w:rFonts w:eastAsia="Arial"/>
                <w:color w:val="000000"/>
                <w:szCs w:val="24"/>
              </w:rPr>
            </w:pPr>
            <w:r>
              <w:rPr>
                <w:rFonts w:eastAsia="Arial"/>
                <w:color w:val="000000"/>
                <w:szCs w:val="24"/>
              </w:rPr>
              <w:t>Função wavelet no tempo t</w:t>
            </w:r>
          </w:p>
        </w:tc>
      </w:tr>
      <w:tr w14:paraId="0E30F429">
        <w:tblPrEx>
          <w:tblCellMar>
            <w:top w:w="15" w:type="dxa"/>
            <w:left w:w="15" w:type="dxa"/>
            <w:bottom w:w="15" w:type="dxa"/>
            <w:right w:w="15" w:type="dxa"/>
          </w:tblCellMar>
        </w:tblPrEx>
        <w:trPr>
          <w:trHeight w:val="271" w:hRule="atLeast"/>
        </w:trPr>
        <w:tc>
          <w:tcPr>
            <w:tcW w:w="2352" w:type="dxa"/>
            <w:vAlign w:val="center"/>
          </w:tcPr>
          <w:p w14:paraId="7D5082C3">
            <w:pPr>
              <w:spacing w:after="0" w:line="240" w:lineRule="auto"/>
              <w:jc w:val="left"/>
              <w:rPr>
                <w:rFonts w:eastAsia="Arial"/>
                <w:color w:val="000000"/>
                <w:szCs w:val="24"/>
              </w:rPr>
            </w:pPr>
            <w:r>
              <w:rPr>
                <w:rFonts w:eastAsia="Arial"/>
                <w:color w:val="000000"/>
                <w:szCs w:val="24"/>
              </w:rPr>
              <w:t>ψ(t)</w:t>
            </w:r>
          </w:p>
        </w:tc>
        <w:tc>
          <w:tcPr>
            <w:tcW w:w="7322" w:type="dxa"/>
            <w:vAlign w:val="center"/>
          </w:tcPr>
          <w:p w14:paraId="14B566AF">
            <w:pPr>
              <w:spacing w:after="0" w:line="240" w:lineRule="auto"/>
              <w:jc w:val="left"/>
              <w:rPr>
                <w:rFonts w:eastAsia="Arial"/>
                <w:color w:val="000000"/>
                <w:szCs w:val="24"/>
              </w:rPr>
            </w:pPr>
            <w:r>
              <w:rPr>
                <w:rFonts w:eastAsia="Arial"/>
                <w:color w:val="000000"/>
                <w:szCs w:val="24"/>
              </w:rPr>
              <w:t>Função mãe wavelet</w:t>
            </w:r>
          </w:p>
        </w:tc>
      </w:tr>
      <w:tr w14:paraId="398E7833">
        <w:tblPrEx>
          <w:tblCellMar>
            <w:top w:w="15" w:type="dxa"/>
            <w:left w:w="15" w:type="dxa"/>
            <w:bottom w:w="15" w:type="dxa"/>
            <w:right w:w="15" w:type="dxa"/>
          </w:tblCellMar>
        </w:tblPrEx>
        <w:trPr>
          <w:trHeight w:val="271" w:hRule="atLeast"/>
        </w:trPr>
        <w:tc>
          <w:tcPr>
            <w:tcW w:w="2352" w:type="dxa"/>
            <w:vAlign w:val="center"/>
          </w:tcPr>
          <w:p w14:paraId="07137F4C">
            <w:pPr>
              <w:spacing w:after="0" w:line="240" w:lineRule="auto"/>
              <w:jc w:val="left"/>
              <w:rPr>
                <w:rFonts w:eastAsia="Arial"/>
                <w:color w:val="000000"/>
                <w:szCs w:val="24"/>
              </w:rPr>
            </w:pPr>
            <w:r>
              <w:rPr>
                <w:rFonts w:eastAsia="Arial"/>
                <w:color w:val="000000"/>
                <w:szCs w:val="24"/>
              </w:rPr>
              <w:t>k</w:t>
            </w:r>
          </w:p>
        </w:tc>
        <w:tc>
          <w:tcPr>
            <w:tcW w:w="7322" w:type="dxa"/>
            <w:vAlign w:val="center"/>
          </w:tcPr>
          <w:p w14:paraId="12073525">
            <w:pPr>
              <w:spacing w:after="0" w:line="240" w:lineRule="auto"/>
              <w:jc w:val="left"/>
              <w:rPr>
                <w:rFonts w:eastAsia="Arial"/>
                <w:color w:val="000000"/>
                <w:szCs w:val="24"/>
              </w:rPr>
            </w:pPr>
            <w:r>
              <w:rPr>
                <w:rFonts w:eastAsia="Arial"/>
                <w:color w:val="000000"/>
                <w:szCs w:val="24"/>
              </w:rPr>
              <w:t>Parâmetro de translação</w:t>
            </w:r>
          </w:p>
        </w:tc>
      </w:tr>
      <w:tr w14:paraId="68E20E4E">
        <w:tblPrEx>
          <w:tblCellMar>
            <w:top w:w="15" w:type="dxa"/>
            <w:left w:w="15" w:type="dxa"/>
            <w:bottom w:w="15" w:type="dxa"/>
            <w:right w:w="15" w:type="dxa"/>
          </w:tblCellMar>
        </w:tblPrEx>
        <w:trPr>
          <w:trHeight w:val="287" w:hRule="atLeast"/>
        </w:trPr>
        <w:tc>
          <w:tcPr>
            <w:tcW w:w="2352" w:type="dxa"/>
            <w:vAlign w:val="center"/>
          </w:tcPr>
          <w:p w14:paraId="29A6195D">
            <w:pPr>
              <w:spacing w:after="0" w:line="240" w:lineRule="auto"/>
              <w:jc w:val="left"/>
              <w:rPr>
                <w:rFonts w:eastAsia="Arial"/>
                <w:color w:val="000000"/>
                <w:szCs w:val="24"/>
              </w:rPr>
            </w:pPr>
            <w:r>
              <w:rPr>
                <w:rFonts w:eastAsia="Arial"/>
                <w:color w:val="000000"/>
                <w:szCs w:val="24"/>
              </w:rPr>
              <w:t>b</w:t>
            </w:r>
          </w:p>
        </w:tc>
        <w:tc>
          <w:tcPr>
            <w:tcW w:w="7322" w:type="dxa"/>
            <w:vAlign w:val="center"/>
          </w:tcPr>
          <w:p w14:paraId="6427E0A5">
            <w:pPr>
              <w:spacing w:after="0" w:line="240" w:lineRule="auto"/>
              <w:jc w:val="left"/>
              <w:rPr>
                <w:rFonts w:eastAsia="Arial"/>
                <w:color w:val="000000"/>
                <w:szCs w:val="24"/>
              </w:rPr>
            </w:pPr>
            <w:r>
              <w:rPr>
                <w:rFonts w:eastAsia="Arial"/>
                <w:color w:val="000000"/>
                <w:szCs w:val="24"/>
              </w:rPr>
              <w:t>Coeficiente linear em uma equação</w:t>
            </w:r>
          </w:p>
        </w:tc>
      </w:tr>
      <w:tr w14:paraId="466A2649">
        <w:tblPrEx>
          <w:tblCellMar>
            <w:top w:w="15" w:type="dxa"/>
            <w:left w:w="15" w:type="dxa"/>
            <w:bottom w:w="15" w:type="dxa"/>
            <w:right w:w="15" w:type="dxa"/>
          </w:tblCellMar>
        </w:tblPrEx>
        <w:trPr>
          <w:trHeight w:val="271" w:hRule="atLeast"/>
        </w:trPr>
        <w:tc>
          <w:tcPr>
            <w:tcW w:w="2352" w:type="dxa"/>
            <w:vAlign w:val="center"/>
          </w:tcPr>
          <w:p w14:paraId="434BA38C">
            <w:pPr>
              <w:spacing w:after="0" w:line="240" w:lineRule="auto"/>
              <w:jc w:val="left"/>
              <w:rPr>
                <w:rFonts w:eastAsia="Arial"/>
                <w:color w:val="000000"/>
                <w:szCs w:val="24"/>
              </w:rPr>
            </w:pPr>
            <w:r>
              <w:rPr>
                <w:rFonts w:eastAsia="Arial"/>
                <w:color w:val="000000"/>
                <w:szCs w:val="24"/>
              </w:rPr>
              <w:t>m</w:t>
            </w:r>
          </w:p>
        </w:tc>
        <w:tc>
          <w:tcPr>
            <w:tcW w:w="7322" w:type="dxa"/>
            <w:vAlign w:val="center"/>
          </w:tcPr>
          <w:p w14:paraId="47CE0A33">
            <w:pPr>
              <w:spacing w:after="0" w:line="240" w:lineRule="auto"/>
              <w:jc w:val="left"/>
              <w:rPr>
                <w:rFonts w:eastAsia="Arial"/>
                <w:color w:val="000000"/>
                <w:szCs w:val="24"/>
              </w:rPr>
            </w:pPr>
            <w:r>
              <w:rPr>
                <w:rFonts w:eastAsia="Arial"/>
                <w:color w:val="000000"/>
                <w:szCs w:val="24"/>
              </w:rPr>
              <w:t>Coeficiente angular em uma equação</w:t>
            </w:r>
          </w:p>
        </w:tc>
      </w:tr>
      <w:tr w14:paraId="39900D75">
        <w:tblPrEx>
          <w:tblCellMar>
            <w:top w:w="15" w:type="dxa"/>
            <w:left w:w="15" w:type="dxa"/>
            <w:bottom w:w="15" w:type="dxa"/>
            <w:right w:w="15" w:type="dxa"/>
          </w:tblCellMar>
        </w:tblPrEx>
        <w:trPr>
          <w:trHeight w:val="287" w:hRule="atLeast"/>
        </w:trPr>
        <w:tc>
          <w:tcPr>
            <w:tcW w:w="2352" w:type="dxa"/>
            <w:vAlign w:val="center"/>
          </w:tcPr>
          <w:p w14:paraId="714B9D9A">
            <w:pPr>
              <w:spacing w:after="0" w:line="240" w:lineRule="auto"/>
              <w:jc w:val="left"/>
              <w:rPr>
                <w:rFonts w:eastAsia="Arial"/>
                <w:color w:val="000000"/>
                <w:szCs w:val="24"/>
              </w:rPr>
            </w:pPr>
            <w:r>
              <w:rPr>
                <w:rFonts w:eastAsia="Arial"/>
                <w:color w:val="000000"/>
                <w:szCs w:val="24"/>
              </w:rPr>
              <w:t>y</w:t>
            </w:r>
          </w:p>
        </w:tc>
        <w:tc>
          <w:tcPr>
            <w:tcW w:w="7322" w:type="dxa"/>
            <w:vAlign w:val="center"/>
          </w:tcPr>
          <w:p w14:paraId="7CEA0A0A">
            <w:pPr>
              <w:spacing w:after="0" w:line="240" w:lineRule="auto"/>
              <w:jc w:val="left"/>
              <w:rPr>
                <w:rFonts w:eastAsia="Arial"/>
                <w:color w:val="000000"/>
                <w:szCs w:val="24"/>
              </w:rPr>
            </w:pPr>
            <w:r>
              <w:rPr>
                <w:rFonts w:eastAsia="Arial"/>
                <w:color w:val="000000"/>
                <w:szCs w:val="24"/>
              </w:rPr>
              <w:t>Variável dependente</w:t>
            </w:r>
          </w:p>
        </w:tc>
      </w:tr>
      <w:tr w14:paraId="69004784">
        <w:tblPrEx>
          <w:tblCellMar>
            <w:top w:w="15" w:type="dxa"/>
            <w:left w:w="15" w:type="dxa"/>
            <w:bottom w:w="15" w:type="dxa"/>
            <w:right w:w="15" w:type="dxa"/>
          </w:tblCellMar>
        </w:tblPrEx>
        <w:trPr>
          <w:trHeight w:val="271" w:hRule="atLeast"/>
        </w:trPr>
        <w:tc>
          <w:tcPr>
            <w:tcW w:w="2352" w:type="dxa"/>
            <w:vAlign w:val="center"/>
          </w:tcPr>
          <w:p w14:paraId="666103AA">
            <w:pPr>
              <w:spacing w:after="0" w:line="240" w:lineRule="auto"/>
              <w:jc w:val="left"/>
              <w:rPr>
                <w:rFonts w:eastAsia="Arial"/>
                <w:color w:val="000000"/>
                <w:szCs w:val="24"/>
              </w:rPr>
            </w:pPr>
            <w:r>
              <w:rPr>
                <w:rFonts w:eastAsia="Arial"/>
                <w:color w:val="000000"/>
                <w:szCs w:val="24"/>
              </w:rPr>
              <w:t>x</w:t>
            </w:r>
          </w:p>
        </w:tc>
        <w:tc>
          <w:tcPr>
            <w:tcW w:w="7322" w:type="dxa"/>
            <w:vAlign w:val="center"/>
          </w:tcPr>
          <w:p w14:paraId="32D67982">
            <w:pPr>
              <w:spacing w:after="0" w:line="240" w:lineRule="auto"/>
              <w:jc w:val="left"/>
              <w:rPr>
                <w:rFonts w:eastAsia="Arial"/>
                <w:color w:val="000000"/>
                <w:szCs w:val="24"/>
              </w:rPr>
            </w:pPr>
            <w:r>
              <w:rPr>
                <w:rFonts w:eastAsia="Arial"/>
                <w:color w:val="000000"/>
                <w:szCs w:val="24"/>
              </w:rPr>
              <w:t>Variável independente</w:t>
            </w:r>
          </w:p>
        </w:tc>
      </w:tr>
    </w:tbl>
    <w:p w14:paraId="37EB5260">
      <w:pPr>
        <w:spacing w:line="276" w:lineRule="auto"/>
        <w:jc w:val="left"/>
        <w:rPr>
          <w:b/>
        </w:rPr>
      </w:pPr>
    </w:p>
    <w:p w14:paraId="6FAB9866">
      <w:pPr>
        <w:spacing w:line="276" w:lineRule="auto"/>
        <w:jc w:val="left"/>
        <w:rPr>
          <w:b/>
        </w:rPr>
      </w:pPr>
    </w:p>
    <w:p w14:paraId="250276D8">
      <w:pPr>
        <w:spacing w:line="276" w:lineRule="auto"/>
        <w:jc w:val="left"/>
        <w:rPr>
          <w:b/>
        </w:rPr>
      </w:pPr>
    </w:p>
    <w:p w14:paraId="6A96049F">
      <w:pPr>
        <w:spacing w:line="276" w:lineRule="auto"/>
        <w:jc w:val="left"/>
        <w:rPr>
          <w:b/>
        </w:rPr>
      </w:pPr>
    </w:p>
    <w:p w14:paraId="183C44E5">
      <w:pPr>
        <w:spacing w:line="276" w:lineRule="auto"/>
        <w:jc w:val="left"/>
        <w:rPr>
          <w:b/>
        </w:rPr>
      </w:pPr>
    </w:p>
    <w:p w14:paraId="5B2BC5B4">
      <w:pPr>
        <w:spacing w:line="276" w:lineRule="auto"/>
        <w:jc w:val="left"/>
        <w:rPr>
          <w:b/>
        </w:rPr>
      </w:pPr>
    </w:p>
    <w:p w14:paraId="394C734A">
      <w:pPr>
        <w:spacing w:line="276" w:lineRule="auto"/>
        <w:jc w:val="left"/>
        <w:rPr>
          <w:b/>
        </w:rPr>
      </w:pPr>
    </w:p>
    <w:p w14:paraId="44EFC31C">
      <w:pPr>
        <w:spacing w:line="276" w:lineRule="auto"/>
        <w:jc w:val="left"/>
        <w:rPr>
          <w:b/>
        </w:rPr>
      </w:pPr>
    </w:p>
    <w:p w14:paraId="3D1CF239">
      <w:pPr>
        <w:spacing w:line="276" w:lineRule="auto"/>
        <w:jc w:val="left"/>
        <w:rPr>
          <w:b/>
        </w:rPr>
      </w:pPr>
    </w:p>
    <w:p w14:paraId="1A854183">
      <w:pPr>
        <w:spacing w:line="276" w:lineRule="auto"/>
        <w:jc w:val="left"/>
        <w:rPr>
          <w:b/>
        </w:rPr>
      </w:pPr>
    </w:p>
    <w:p w14:paraId="052EF90A">
      <w:pPr>
        <w:spacing w:line="276" w:lineRule="auto"/>
        <w:jc w:val="left"/>
        <w:rPr>
          <w:b/>
        </w:rPr>
      </w:pPr>
    </w:p>
    <w:p w14:paraId="59C3EC6A">
      <w:pPr>
        <w:spacing w:after="0"/>
        <w:jc w:val="center"/>
        <w:rPr>
          <w:b/>
        </w:rPr>
      </w:pPr>
      <w:r>
        <w:rPr>
          <w:b/>
        </w:rPr>
        <w:t>SUMÁRIO</w:t>
      </w:r>
    </w:p>
    <w:p w14:paraId="4C51798C">
      <w:pPr>
        <w:spacing w:after="0"/>
      </w:pPr>
    </w:p>
    <w:p w14:paraId="6CB0BDEF">
      <w:pPr>
        <w:spacing w:after="0"/>
      </w:pPr>
    </w:p>
    <w:sdt>
      <w:sdtPr>
        <w:id w:val="1047956274"/>
        <w:docPartObj>
          <w:docPartGallery w:val="Table of Contents"/>
          <w:docPartUnique/>
        </w:docPartObj>
      </w:sdtPr>
      <w:sdtContent>
        <w:p w14:paraId="5212044F">
          <w:pPr>
            <w:pStyle w:val="36"/>
            <w:tabs>
              <w:tab w:val="left" w:pos="480"/>
              <w:tab w:val="right" w:leader="dot" w:pos="9061"/>
            </w:tabs>
            <w:rPr>
              <w:rFonts w:asciiTheme="minorHAnsi" w:hAnsiTheme="minorHAnsi" w:cstheme="minorBidi"/>
              <w:kern w:val="2"/>
              <w:szCs w:val="24"/>
              <w14:ligatures w14:val="standardContextual"/>
            </w:rPr>
          </w:pPr>
          <w:r>
            <w:fldChar w:fldCharType="begin"/>
          </w:r>
          <w:r>
            <w:rPr>
              <w:rStyle w:val="85"/>
            </w:rPr>
            <w:instrText xml:space="preserve"> TOC \z \o "1-9" \u \h</w:instrText>
          </w:r>
          <w:r>
            <w:rPr>
              <w:rStyle w:val="85"/>
            </w:rPr>
            <w:fldChar w:fldCharType="separate"/>
          </w:r>
          <w:r>
            <w:fldChar w:fldCharType="begin"/>
          </w:r>
          <w:r>
            <w:instrText xml:space="preserve"> HYPERLINK \l "_Toc190184145" </w:instrText>
          </w:r>
          <w:r>
            <w:fldChar w:fldCharType="separate"/>
          </w:r>
          <w:r>
            <w:rPr>
              <w:rStyle w:val="18"/>
            </w:rPr>
            <w:t>1.</w:t>
          </w:r>
          <w:r>
            <w:rPr>
              <w:rFonts w:asciiTheme="minorHAnsi" w:hAnsiTheme="minorHAnsi" w:cstheme="minorBidi"/>
              <w:kern w:val="2"/>
              <w:szCs w:val="24"/>
              <w14:ligatures w14:val="standardContextual"/>
            </w:rPr>
            <w:tab/>
          </w:r>
          <w:r>
            <w:rPr>
              <w:rStyle w:val="18"/>
            </w:rPr>
            <w:t>Introdução</w:t>
          </w:r>
          <w:r>
            <w:tab/>
          </w:r>
          <w:r>
            <w:fldChar w:fldCharType="begin"/>
          </w:r>
          <w:r>
            <w:instrText xml:space="preserve"> PAGEREF _Toc190184145 \h </w:instrText>
          </w:r>
          <w:r>
            <w:fldChar w:fldCharType="separate"/>
          </w:r>
          <w:r>
            <w:t>7</w:t>
          </w:r>
          <w:r>
            <w:fldChar w:fldCharType="end"/>
          </w:r>
          <w:r>
            <w:fldChar w:fldCharType="end"/>
          </w:r>
        </w:p>
        <w:p w14:paraId="183C33AD">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"_Toc190184146" </w:instrText>
          </w:r>
          <w:r>
            <w:fldChar w:fldCharType="separate"/>
          </w:r>
          <w:r>
            <w:rPr>
              <w:rStyle w:val="18"/>
            </w:rPr>
            <w:t>1.1 Justificativa</w:t>
          </w:r>
          <w:r>
            <w:tab/>
          </w:r>
          <w:r>
            <w:fldChar w:fldCharType="begin"/>
          </w:r>
          <w:r>
            <w:instrText xml:space="preserve"> PAGEREF _Toc190184146 \h </w:instrText>
          </w:r>
          <w:r>
            <w:fldChar w:fldCharType="separate"/>
          </w:r>
          <w:r>
            <w:t>9</w:t>
          </w:r>
          <w:r>
            <w:fldChar w:fldCharType="end"/>
          </w:r>
          <w:r>
            <w:fldChar w:fldCharType="end"/>
          </w:r>
        </w:p>
        <w:p w14:paraId="589739AE">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"_Toc190184147" </w:instrText>
          </w:r>
          <w:r>
            <w:fldChar w:fldCharType="separate"/>
          </w:r>
          <w:r>
            <w:rPr>
              <w:rStyle w:val="18"/>
            </w:rPr>
            <w:t>1.2 Objetivos Gerais</w:t>
          </w:r>
          <w:r>
            <w:tab/>
          </w:r>
          <w:r>
            <w:fldChar w:fldCharType="begin"/>
          </w:r>
          <w:r>
            <w:instrText xml:space="preserve"> PAGEREF _Toc190184147 \h </w:instrText>
          </w:r>
          <w:r>
            <w:fldChar w:fldCharType="separate"/>
          </w:r>
          <w:r>
            <w:t>10</w:t>
          </w:r>
          <w:r>
            <w:fldChar w:fldCharType="end"/>
          </w:r>
          <w:r>
            <w:fldChar w:fldCharType="end"/>
          </w:r>
        </w:p>
        <w:p w14:paraId="3C8CAD24">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"_Toc190184148" </w:instrText>
          </w:r>
          <w:r>
            <w:fldChar w:fldCharType="separate"/>
          </w:r>
          <w:r>
            <w:rPr>
              <w:rStyle w:val="18"/>
            </w:rPr>
            <w:t>1.2.1 Objetivos Específicos</w:t>
          </w:r>
          <w:r>
            <w:tab/>
          </w:r>
          <w:r>
            <w:fldChar w:fldCharType="begin"/>
          </w:r>
          <w:r>
            <w:instrText xml:space="preserve"> PAGEREF _Toc190184148 \h </w:instrText>
          </w:r>
          <w:r>
            <w:fldChar w:fldCharType="separate"/>
          </w:r>
          <w:r>
            <w:t>10</w:t>
          </w:r>
          <w:r>
            <w:fldChar w:fldCharType="end"/>
          </w:r>
          <w:r>
            <w:fldChar w:fldCharType="end"/>
          </w:r>
        </w:p>
        <w:p w14:paraId="7BDB0B40">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"_Toc190184149" </w:instrText>
          </w:r>
          <w:r>
            <w:fldChar w:fldCharType="separate"/>
          </w:r>
          <w:r>
            <w:rPr>
              <w:rStyle w:val="18"/>
            </w:rPr>
            <w:t>1.3 Estrutura do Documento</w:t>
          </w:r>
          <w:r>
            <w:tab/>
          </w:r>
          <w:r>
            <w:fldChar w:fldCharType="begin"/>
          </w:r>
          <w:r>
            <w:instrText xml:space="preserve"> PAGEREF _Toc190184149 \h </w:instrText>
          </w:r>
          <w:r>
            <w:fldChar w:fldCharType="separate"/>
          </w:r>
          <w:r>
            <w:t>10</w:t>
          </w:r>
          <w:r>
            <w:fldChar w:fldCharType="end"/>
          </w:r>
          <w:r>
            <w:fldChar w:fldCharType="end"/>
          </w:r>
        </w:p>
        <w:p w14:paraId="1D4B99E7">
          <w:pPr>
            <w:pStyle w:val="36"/>
            <w:tabs>
              <w:tab w:val="left" w:pos="480"/>
              <w:tab w:val="right" w:leader="dot" w:pos="9061"/>
            </w:tabs>
            <w:rPr>
              <w:rFonts w:asciiTheme="minorHAnsi" w:hAnsiTheme="minorHAnsi" w:cstheme="minorBidi"/>
              <w:kern w:val="2"/>
              <w:szCs w:val="24"/>
              <w14:ligatures w14:val="standardContextual"/>
            </w:rPr>
          </w:pPr>
          <w:r>
            <w:fldChar w:fldCharType="begin"/>
          </w:r>
          <w:r>
            <w:instrText xml:space="preserve"> HYPERLINK \l "_Toc190184150" </w:instrText>
          </w:r>
          <w:r>
            <w:fldChar w:fldCharType="separate"/>
          </w:r>
          <w:r>
            <w:rPr>
              <w:rStyle w:val="18"/>
            </w:rPr>
            <w:t>2.</w:t>
          </w:r>
          <w:r>
            <w:rPr>
              <w:rFonts w:asciiTheme="minorHAnsi" w:hAnsiTheme="minorHAnsi" w:cstheme="minorBidi"/>
              <w:kern w:val="2"/>
              <w:szCs w:val="24"/>
              <w14:ligatures w14:val="standardContextual"/>
            </w:rPr>
            <w:tab/>
          </w:r>
          <w:r>
            <w:rPr>
              <w:rStyle w:val="18"/>
            </w:rPr>
            <w:t>Fundamentação Teórica</w:t>
          </w:r>
          <w:r>
            <w:tab/>
          </w:r>
          <w:r>
            <w:fldChar w:fldCharType="begin"/>
          </w:r>
          <w:r>
            <w:instrText xml:space="preserve"> PAGEREF _Toc190184150 \h </w:instrText>
          </w:r>
          <w:r>
            <w:fldChar w:fldCharType="separate"/>
          </w:r>
          <w:r>
            <w:t>11</w:t>
          </w:r>
          <w:r>
            <w:fldChar w:fldCharType="end"/>
          </w:r>
          <w:r>
            <w:fldChar w:fldCharType="end"/>
          </w:r>
        </w:p>
        <w:p w14:paraId="785BEBEF">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"_Toc190184151" </w:instrText>
          </w:r>
          <w:r>
            <w:fldChar w:fldCharType="separate"/>
          </w:r>
          <w:r>
            <w:rPr>
              <w:rStyle w:val="18"/>
            </w:rPr>
            <w:t>2.2 Diagnóstico e Desafios</w:t>
          </w:r>
          <w:r>
            <w:tab/>
          </w:r>
          <w:r>
            <w:fldChar w:fldCharType="begin"/>
          </w:r>
          <w:r>
            <w:instrText xml:space="preserve"> PAGEREF _Toc190184151 \h </w:instrText>
          </w:r>
          <w:r>
            <w:fldChar w:fldCharType="separate"/>
          </w:r>
          <w:r>
            <w:t>12</w:t>
          </w:r>
          <w:r>
            <w:fldChar w:fldCharType="end"/>
          </w:r>
          <w:r>
            <w:fldChar w:fldCharType="end"/>
          </w:r>
        </w:p>
        <w:p w14:paraId="797738CA">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"_Toc190184152" </w:instrText>
          </w:r>
          <w:r>
            <w:fldChar w:fldCharType="separate"/>
          </w:r>
          <w:r>
            <w:rPr>
              <w:rStyle w:val="18"/>
            </w:rPr>
            <w:t>2.3 Eletroencefalograma (EEG)</w:t>
          </w:r>
          <w:r>
            <w:tab/>
          </w:r>
          <w:r>
            <w:fldChar w:fldCharType="begin"/>
          </w:r>
          <w:r>
            <w:instrText xml:space="preserve"> PAGEREF _Toc190184152 \h </w:instrText>
          </w:r>
          <w:r>
            <w:fldChar w:fldCharType="separate"/>
          </w:r>
          <w:r>
            <w:t>12</w:t>
          </w:r>
          <w:r>
            <w:fldChar w:fldCharType="end"/>
          </w:r>
          <w:r>
            <w:fldChar w:fldCharType="end"/>
          </w:r>
        </w:p>
        <w:p w14:paraId="6DCA9F15">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"_Toc190184153" </w:instrText>
          </w:r>
          <w:r>
            <w:fldChar w:fldCharType="separate"/>
          </w:r>
          <w:r>
            <w:rPr>
              <w:rStyle w:val="18"/>
            </w:rPr>
            <w:t>2.5 Transformada Wavelet Discreta (DWT)</w:t>
          </w:r>
          <w:r>
            <w:tab/>
          </w:r>
          <w:r>
            <w:fldChar w:fldCharType="begin"/>
          </w:r>
          <w:r>
            <w:instrText xml:space="preserve"> PAGEREF _Toc190184153 \h </w:instrText>
          </w:r>
          <w:r>
            <w:fldChar w:fldCharType="separate"/>
          </w:r>
          <w:r>
            <w:t>14</w:t>
          </w:r>
          <w:r>
            <w:fldChar w:fldCharType="end"/>
          </w:r>
          <w:r>
            <w:fldChar w:fldCharType="end"/>
          </w:r>
        </w:p>
        <w:p w14:paraId="1145D2A8">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"_Toc190184154" </w:instrText>
          </w:r>
          <w:r>
            <w:fldChar w:fldCharType="separate"/>
          </w:r>
          <w:r>
            <w:rPr>
              <w:rStyle w:val="18"/>
            </w:rPr>
            <w:t>2.5.1 Escala de Tempo</w:t>
          </w:r>
          <w:r>
            <w:tab/>
          </w:r>
          <w:r>
            <w:fldChar w:fldCharType="begin"/>
          </w:r>
          <w:r>
            <w:instrText xml:space="preserve"> PAGEREF _Toc190184154 \h </w:instrText>
          </w:r>
          <w:r>
            <w:fldChar w:fldCharType="separate"/>
          </w:r>
          <w:r>
            <w:t>15</w:t>
          </w:r>
          <w:r>
            <w:fldChar w:fldCharType="end"/>
          </w:r>
          <w:r>
            <w:fldChar w:fldCharType="end"/>
          </w:r>
        </w:p>
        <w:p w14:paraId="3EAF2B68">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"_Toc190184155" </w:instrText>
          </w:r>
          <w:r>
            <w:fldChar w:fldCharType="separate"/>
          </w:r>
          <w:r>
            <w:rPr>
              <w:rStyle w:val="18"/>
            </w:rPr>
            <w:t>2.5.2 Escala de Frequência</w:t>
          </w:r>
          <w:r>
            <w:tab/>
          </w:r>
          <w:r>
            <w:fldChar w:fldCharType="begin"/>
          </w:r>
          <w:r>
            <w:instrText xml:space="preserve"> PAGEREF _Toc190184155 \h </w:instrText>
          </w:r>
          <w:r>
            <w:fldChar w:fldCharType="separate"/>
          </w:r>
          <w:r>
            <w:t>15</w:t>
          </w:r>
          <w:r>
            <w:fldChar w:fldCharType="end"/>
          </w:r>
          <w:r>
            <w:fldChar w:fldCharType="end"/>
          </w:r>
        </w:p>
        <w:p w14:paraId="61210D58">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"_Toc190184156" </w:instrText>
          </w:r>
          <w:r>
            <w:fldChar w:fldCharType="separate"/>
          </w:r>
          <w:r>
            <w:rPr>
              <w:rStyle w:val="18"/>
            </w:rPr>
            <w:t>2.5.3 Translação (</w:t>
          </w:r>
          <w:r>
            <w:rPr>
              <w:rStyle w:val="18"/>
              <w:i/>
            </w:rPr>
            <w:t>Shifting</w:t>
          </w:r>
          <w:r>
            <w:rPr>
              <w:rStyle w:val="18"/>
            </w:rPr>
            <w:t>)</w:t>
          </w:r>
          <w:r>
            <w:tab/>
          </w:r>
          <w:r>
            <w:fldChar w:fldCharType="begin"/>
          </w:r>
          <w:r>
            <w:instrText xml:space="preserve"> PAGEREF _Toc190184156 \h </w:instrText>
          </w:r>
          <w:r>
            <w:fldChar w:fldCharType="separate"/>
          </w:r>
          <w:r>
            <w:t>16</w:t>
          </w:r>
          <w:r>
            <w:fldChar w:fldCharType="end"/>
          </w:r>
          <w:r>
            <w:fldChar w:fldCharType="end"/>
          </w:r>
        </w:p>
        <w:p w14:paraId="4C09DDA2">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"_Toc190184157" </w:instrText>
          </w:r>
          <w:r>
            <w:fldChar w:fldCharType="separate"/>
          </w:r>
          <w:r>
            <w:rPr>
              <w:rStyle w:val="18"/>
            </w:rPr>
            <w:t>2.5.4 Combinação Geral das Propriedades</w:t>
          </w:r>
          <w:r>
            <w:tab/>
          </w:r>
          <w:r>
            <w:fldChar w:fldCharType="begin"/>
          </w:r>
          <w:r>
            <w:instrText xml:space="preserve"> PAGEREF _Toc190184157 \h </w:instrText>
          </w:r>
          <w:r>
            <w:fldChar w:fldCharType="separate"/>
          </w:r>
          <w:r>
            <w:t>16</w:t>
          </w:r>
          <w:r>
            <w:fldChar w:fldCharType="end"/>
          </w:r>
          <w:r>
            <w:fldChar w:fldCharType="end"/>
          </w:r>
        </w:p>
        <w:p w14:paraId="31886293">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"_Toc190184158" </w:instrText>
          </w:r>
          <w:r>
            <w:fldChar w:fldCharType="separate"/>
          </w:r>
          <w:r>
            <w:rPr>
              <w:rStyle w:val="18"/>
            </w:rPr>
            <w:t>2.5.5 Wavelet de Morlet</w:t>
          </w:r>
          <w:r>
            <w:tab/>
          </w:r>
          <w:r>
            <w:fldChar w:fldCharType="begin"/>
          </w:r>
          <w:r>
            <w:instrText xml:space="preserve"> PAGEREF _Toc190184158 \h </w:instrText>
          </w:r>
          <w:r>
            <w:fldChar w:fldCharType="separate"/>
          </w:r>
          <w:r>
            <w:t>17</w:t>
          </w:r>
          <w:r>
            <w:fldChar w:fldCharType="end"/>
          </w:r>
          <w:r>
            <w:fldChar w:fldCharType="end"/>
          </w:r>
        </w:p>
        <w:p w14:paraId="583A6942">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"_Toc190184159" </w:instrText>
          </w:r>
          <w:r>
            <w:fldChar w:fldCharType="separate"/>
          </w:r>
          <w:r>
            <w:rPr>
              <w:rStyle w:val="18"/>
            </w:rPr>
            <w:t>2.5.6 Wavelet Chapéu Mexicano (ou Ricker)</w:t>
          </w:r>
          <w:r>
            <w:tab/>
          </w:r>
          <w:r>
            <w:fldChar w:fldCharType="begin"/>
          </w:r>
          <w:r>
            <w:instrText xml:space="preserve"> PAGEREF _Toc190184159 \h </w:instrText>
          </w:r>
          <w:r>
            <w:fldChar w:fldCharType="separate"/>
          </w:r>
          <w:r>
            <w:t>17</w:t>
          </w:r>
          <w:r>
            <w:fldChar w:fldCharType="end"/>
          </w:r>
          <w:r>
            <w:fldChar w:fldCharType="end"/>
          </w:r>
        </w:p>
        <w:p w14:paraId="53E4EA3C">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"_Toc190184160" </w:instrText>
          </w:r>
          <w:r>
            <w:fldChar w:fldCharType="separate"/>
          </w:r>
          <w:r>
            <w:rPr>
              <w:rStyle w:val="18"/>
            </w:rPr>
            <w:t>2.5.7 Wavelet de Daubechies</w:t>
          </w:r>
          <w:r>
            <w:tab/>
          </w:r>
          <w:r>
            <w:fldChar w:fldCharType="begin"/>
          </w:r>
          <w:r>
            <w:instrText xml:space="preserve"> PAGEREF _Toc190184160 \h </w:instrText>
          </w:r>
          <w:r>
            <w:fldChar w:fldCharType="separate"/>
          </w:r>
          <w:r>
            <w:t>18</w:t>
          </w:r>
          <w:r>
            <w:fldChar w:fldCharType="end"/>
          </w:r>
          <w:r>
            <w:fldChar w:fldCharType="end"/>
          </w:r>
        </w:p>
        <w:p w14:paraId="0FFAD0CC">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"_Toc190184161" </w:instrText>
          </w:r>
          <w:r>
            <w:fldChar w:fldCharType="separate"/>
          </w:r>
          <w:r>
            <w:rPr>
              <w:rStyle w:val="18"/>
            </w:rPr>
            <w:t>2.5.8 Wavelet Coiflet</w:t>
          </w:r>
          <w:r>
            <w:tab/>
          </w:r>
          <w:r>
            <w:fldChar w:fldCharType="begin"/>
          </w:r>
          <w:r>
            <w:instrText xml:space="preserve"> PAGEREF _Toc190184161 \h </w:instrText>
          </w:r>
          <w:r>
            <w:fldChar w:fldCharType="separate"/>
          </w:r>
          <w:r>
            <w:t>18</w:t>
          </w:r>
          <w:r>
            <w:fldChar w:fldCharType="end"/>
          </w:r>
          <w:r>
            <w:fldChar w:fldCharType="end"/>
          </w:r>
        </w:p>
        <w:p w14:paraId="2428E326">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"_Toc190184162" </w:instrText>
          </w:r>
          <w:r>
            <w:fldChar w:fldCharType="separate"/>
          </w:r>
          <w:r>
            <w:rPr>
              <w:rStyle w:val="18"/>
            </w:rPr>
            <w:t>2.6 Máquina de Vetores de Suporte (SVM) na Classificação de Sinais</w:t>
          </w:r>
          <w:r>
            <w:tab/>
          </w:r>
          <w:r>
            <w:fldChar w:fldCharType="begin"/>
          </w:r>
          <w:r>
            <w:instrText xml:space="preserve"> PAGEREF _Toc190184162 \h </w:instrText>
          </w:r>
          <w:r>
            <w:fldChar w:fldCharType="separate"/>
          </w:r>
          <w:r>
            <w:t>19</w:t>
          </w:r>
          <w:r>
            <w:fldChar w:fldCharType="end"/>
          </w:r>
          <w:r>
            <w:fldChar w:fldCharType="end"/>
          </w:r>
        </w:p>
        <w:p w14:paraId="4F9EF5C1">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"_Toc190184163" </w:instrText>
          </w:r>
          <w:r>
            <w:fldChar w:fldCharType="separate"/>
          </w:r>
          <w:r>
            <w:rPr>
              <w:rStyle w:val="18"/>
            </w:rPr>
            <w:t>2.6.1 Dados Linearmente Separáveis</w:t>
          </w:r>
          <w:r>
            <w:tab/>
          </w:r>
          <w:r>
            <w:fldChar w:fldCharType="begin"/>
          </w:r>
          <w:r>
            <w:instrText xml:space="preserve"> PAGEREF _Toc190184163 \h </w:instrText>
          </w:r>
          <w:r>
            <w:fldChar w:fldCharType="separate"/>
          </w:r>
          <w:r>
            <w:t>20</w:t>
          </w:r>
          <w:r>
            <w:fldChar w:fldCharType="end"/>
          </w:r>
          <w:r>
            <w:fldChar w:fldCharType="end"/>
          </w:r>
        </w:p>
        <w:p w14:paraId="2046DBDC">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"_Toc190184164" </w:instrText>
          </w:r>
          <w:r>
            <w:fldChar w:fldCharType="separate"/>
          </w:r>
          <w:r>
            <w:rPr>
              <w:rStyle w:val="18"/>
            </w:rPr>
            <w:t>2.7 Aplicações</w:t>
          </w:r>
          <w:r>
            <w:tab/>
          </w:r>
          <w:r>
            <w:fldChar w:fldCharType="begin"/>
          </w:r>
          <w:r>
            <w:instrText xml:space="preserve"> PAGEREF _Toc190184164 \h </w:instrText>
          </w:r>
          <w:r>
            <w:fldChar w:fldCharType="separate"/>
          </w:r>
          <w:r>
            <w:t>21</w:t>
          </w:r>
          <w:r>
            <w:fldChar w:fldCharType="end"/>
          </w:r>
          <w:r>
            <w:fldChar w:fldCharType="end"/>
          </w:r>
        </w:p>
        <w:p w14:paraId="596D4C3B">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"_Toc190184165" </w:instrText>
          </w:r>
          <w:r>
            <w:fldChar w:fldCharType="separate"/>
          </w:r>
          <w:r>
            <w:rPr>
              <w:rStyle w:val="18"/>
            </w:rPr>
            <w:t>2.8 Processo de Classificação e Previsão</w:t>
          </w:r>
          <w:r>
            <w:tab/>
          </w:r>
          <w:r>
            <w:fldChar w:fldCharType="begin"/>
          </w:r>
          <w:r>
            <w:instrText xml:space="preserve"> PAGEREF _Toc190184165 \h </w:instrText>
          </w:r>
          <w:r>
            <w:fldChar w:fldCharType="separate"/>
          </w:r>
          <w:r>
            <w:t>21</w:t>
          </w:r>
          <w:r>
            <w:fldChar w:fldCharType="end"/>
          </w:r>
          <w:r>
            <w:fldChar w:fldCharType="end"/>
          </w:r>
        </w:p>
        <w:p w14:paraId="51124DF2">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"_Toc190184166" </w:instrText>
          </w:r>
          <w:r>
            <w:fldChar w:fldCharType="separate"/>
          </w:r>
          <w:r>
            <w:rPr>
              <w:rStyle w:val="18"/>
            </w:rPr>
            <w:t>2.8.1 Coleta de Dados</w:t>
          </w:r>
          <w:r>
            <w:tab/>
          </w:r>
          <w:r>
            <w:fldChar w:fldCharType="begin"/>
          </w:r>
          <w:r>
            <w:instrText xml:space="preserve"> PAGEREF _Toc190184166 \h </w:instrText>
          </w:r>
          <w:r>
            <w:fldChar w:fldCharType="separate"/>
          </w:r>
          <w:r>
            <w:t>22</w:t>
          </w:r>
          <w:r>
            <w:fldChar w:fldCharType="end"/>
          </w:r>
          <w:r>
            <w:fldChar w:fldCharType="end"/>
          </w:r>
        </w:p>
        <w:p w14:paraId="464526F0">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"_Toc190184167" </w:instrText>
          </w:r>
          <w:r>
            <w:fldChar w:fldCharType="separate"/>
          </w:r>
          <w:r>
            <w:rPr>
              <w:rStyle w:val="18"/>
            </w:rPr>
            <w:t>2.8.2 Pré-processamento dos dados</w:t>
          </w:r>
          <w:r>
            <w:tab/>
          </w:r>
          <w:r>
            <w:fldChar w:fldCharType="begin"/>
          </w:r>
          <w:r>
            <w:instrText xml:space="preserve"> PAGEREF _Toc190184167 \h </w:instrText>
          </w:r>
          <w:r>
            <w:fldChar w:fldCharType="separate"/>
          </w:r>
          <w:r>
            <w:t>22</w:t>
          </w:r>
          <w:r>
            <w:fldChar w:fldCharType="end"/>
          </w:r>
          <w:r>
            <w:fldChar w:fldCharType="end"/>
          </w:r>
        </w:p>
        <w:p w14:paraId="65F39FD9">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"_Toc190184168" </w:instrText>
          </w:r>
          <w:r>
            <w:fldChar w:fldCharType="separate"/>
          </w:r>
          <w:r>
            <w:rPr>
              <w:rStyle w:val="18"/>
            </w:rPr>
            <w:t>2.8.3 Extração de Características</w:t>
          </w:r>
          <w:r>
            <w:tab/>
          </w:r>
          <w:r>
            <w:fldChar w:fldCharType="begin"/>
          </w:r>
          <w:r>
            <w:instrText xml:space="preserve"> PAGEREF _Toc190184168 \h </w:instrText>
          </w:r>
          <w:r>
            <w:fldChar w:fldCharType="separate"/>
          </w:r>
          <w:r>
            <w:t>23</w:t>
          </w:r>
          <w:r>
            <w:fldChar w:fldCharType="end"/>
          </w:r>
          <w:r>
            <w:fldChar w:fldCharType="end"/>
          </w:r>
        </w:p>
        <w:p w14:paraId="4E483FCB">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"_Toc190184169" </w:instrText>
          </w:r>
          <w:r>
            <w:fldChar w:fldCharType="separate"/>
          </w:r>
          <w:r>
            <w:rPr>
              <w:rStyle w:val="18"/>
            </w:rPr>
            <w:t>2.8.4 Treinamento e Avaliação do Classificador</w:t>
          </w:r>
          <w:r>
            <w:tab/>
          </w:r>
          <w:r>
            <w:fldChar w:fldCharType="begin"/>
          </w:r>
          <w:r>
            <w:instrText xml:space="preserve"> PAGEREF _Toc190184169 \h </w:instrText>
          </w:r>
          <w:r>
            <w:fldChar w:fldCharType="separate"/>
          </w:r>
          <w:r>
            <w:t>24</w:t>
          </w:r>
          <w:r>
            <w:fldChar w:fldCharType="end"/>
          </w:r>
          <w:r>
            <w:fldChar w:fldCharType="end"/>
          </w:r>
        </w:p>
        <w:p w14:paraId="44C4212B">
          <w:pPr>
            <w:pStyle w:val="36"/>
            <w:tabs>
              <w:tab w:val="left" w:pos="480"/>
              <w:tab w:val="right" w:leader="dot" w:pos="9061"/>
            </w:tabs>
            <w:rPr>
              <w:rFonts w:asciiTheme="minorHAnsi" w:hAnsiTheme="minorHAnsi" w:cstheme="minorBidi"/>
              <w:kern w:val="2"/>
              <w:szCs w:val="24"/>
              <w14:ligatures w14:val="standardContextual"/>
            </w:rPr>
          </w:pPr>
          <w:r>
            <w:fldChar w:fldCharType="begin"/>
          </w:r>
          <w:r>
            <w:instrText xml:space="preserve"> HYPERLINK \l "_Toc190184170" </w:instrText>
          </w:r>
          <w:r>
            <w:fldChar w:fldCharType="separate"/>
          </w:r>
          <w:r>
            <w:rPr>
              <w:rStyle w:val="18"/>
              <w:bCs/>
            </w:rPr>
            <w:t>3.</w:t>
          </w:r>
          <w:r>
            <w:rPr>
              <w:rFonts w:asciiTheme="minorHAnsi" w:hAnsiTheme="minorHAnsi" w:cstheme="minorBidi"/>
              <w:kern w:val="2"/>
              <w:szCs w:val="24"/>
              <w14:ligatures w14:val="standardContextual"/>
            </w:rPr>
            <w:tab/>
          </w:r>
          <w:r>
            <w:rPr>
              <w:rStyle w:val="18"/>
              <w:bCs/>
            </w:rPr>
            <w:t>Estado da Arte</w:t>
          </w:r>
          <w:r>
            <w:tab/>
          </w:r>
          <w:r>
            <w:fldChar w:fldCharType="begin"/>
          </w:r>
          <w:r>
            <w:instrText xml:space="preserve"> PAGEREF _Toc190184170 \h </w:instrText>
          </w:r>
          <w:r>
            <w:fldChar w:fldCharType="separate"/>
          </w:r>
          <w:r>
            <w:t>24</w:t>
          </w:r>
          <w:r>
            <w:fldChar w:fldCharType="end"/>
          </w:r>
          <w:r>
            <w:fldChar w:fldCharType="end"/>
          </w:r>
        </w:p>
        <w:p w14:paraId="333940F8">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"_Toc190184171" </w:instrText>
          </w:r>
          <w:r>
            <w:fldChar w:fldCharType="separate"/>
          </w:r>
          <w:r>
            <w:rPr>
              <w:rStyle w:val="18"/>
              <w:bCs/>
            </w:rPr>
            <w:t>3.2 Classificação com Máquina de Vetores de Suporte (SVM)</w:t>
          </w:r>
          <w:r>
            <w:tab/>
          </w:r>
          <w:r>
            <w:fldChar w:fldCharType="begin"/>
          </w:r>
          <w:r>
            <w:instrText xml:space="preserve"> PAGEREF _Toc190184171 \h </w:instrText>
          </w:r>
          <w:r>
            <w:fldChar w:fldCharType="separate"/>
          </w:r>
          <w:r>
            <w:t>26</w:t>
          </w:r>
          <w:r>
            <w:fldChar w:fldCharType="end"/>
          </w:r>
          <w:r>
            <w:fldChar w:fldCharType="end"/>
          </w:r>
        </w:p>
        <w:p w14:paraId="367E3579">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"_Toc190184172" </w:instrText>
          </w:r>
          <w:r>
            <w:fldChar w:fldCharType="separate"/>
          </w:r>
          <w:r>
            <w:rPr>
              <w:rStyle w:val="18"/>
            </w:rPr>
            <w:t>3.3 Performance e Modelo</w:t>
          </w:r>
          <w:r>
            <w:tab/>
          </w:r>
          <w:r>
            <w:fldChar w:fldCharType="begin"/>
          </w:r>
          <w:r>
            <w:instrText xml:space="preserve"> PAGEREF _Toc190184172 \h </w:instrText>
          </w:r>
          <w:r>
            <w:fldChar w:fldCharType="separate"/>
          </w:r>
          <w:r>
            <w:t>26</w:t>
          </w:r>
          <w:r>
            <w:fldChar w:fldCharType="end"/>
          </w:r>
          <w:r>
            <w:fldChar w:fldCharType="end"/>
          </w:r>
        </w:p>
        <w:p w14:paraId="22D63275">
          <w:pPr>
            <w:pStyle w:val="36"/>
            <w:tabs>
              <w:tab w:val="left" w:pos="480"/>
              <w:tab w:val="right" w:leader="dot" w:pos="9061"/>
            </w:tabs>
            <w:rPr>
              <w:rFonts w:asciiTheme="minorHAnsi" w:hAnsiTheme="minorHAnsi" w:cstheme="minorBidi"/>
              <w:kern w:val="2"/>
              <w:szCs w:val="24"/>
              <w14:ligatures w14:val="standardContextual"/>
            </w:rPr>
          </w:pPr>
          <w:r>
            <w:fldChar w:fldCharType="begin"/>
          </w:r>
          <w:r>
            <w:instrText xml:space="preserve"> HYPERLINK \l "_Toc190184173" </w:instrText>
          </w:r>
          <w:r>
            <w:fldChar w:fldCharType="separate"/>
          </w:r>
          <w:r>
            <w:rPr>
              <w:rStyle w:val="18"/>
            </w:rPr>
            <w:t>4.</w:t>
          </w:r>
          <w:r>
            <w:rPr>
              <w:rFonts w:asciiTheme="minorHAnsi" w:hAnsiTheme="minorHAnsi" w:cstheme="minorBidi"/>
              <w:kern w:val="2"/>
              <w:szCs w:val="24"/>
              <w14:ligatures w14:val="standardContextual"/>
            </w:rPr>
            <w:tab/>
          </w:r>
          <w:r>
            <w:rPr>
              <w:rStyle w:val="18"/>
            </w:rPr>
            <w:t>Metodologia</w:t>
          </w:r>
          <w:r>
            <w:tab/>
          </w:r>
          <w:r>
            <w:fldChar w:fldCharType="begin"/>
          </w:r>
          <w:r>
            <w:instrText xml:space="preserve"> PAGEREF _Toc190184173 \h </w:instrText>
          </w:r>
          <w:r>
            <w:fldChar w:fldCharType="separate"/>
          </w:r>
          <w:r>
            <w:t>27</w:t>
          </w:r>
          <w:r>
            <w:fldChar w:fldCharType="end"/>
          </w:r>
          <w:r>
            <w:fldChar w:fldCharType="end"/>
          </w:r>
        </w:p>
        <w:p w14:paraId="0E5A81A2">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"_Toc190184174" </w:instrText>
          </w:r>
          <w:r>
            <w:fldChar w:fldCharType="separate"/>
          </w:r>
          <w:r>
            <w:rPr>
              <w:rStyle w:val="18"/>
            </w:rPr>
            <w:t>4.1</w:t>
          </w:r>
          <w:r>
            <w:rPr>
              <w:rFonts w:asciiTheme="minorHAnsi" w:hAnsiTheme="minorHAnsi" w:cstheme="minorBidi"/>
              <w:kern w:val="2"/>
              <w:szCs w:val="24"/>
              <w14:ligatures w14:val="standardContextual"/>
            </w:rPr>
            <w:tab/>
          </w:r>
          <w:r>
            <w:rPr>
              <w:rStyle w:val="18"/>
            </w:rPr>
            <w:t>Extração de Dados</w:t>
          </w:r>
          <w:r>
            <w:tab/>
          </w:r>
          <w:r>
            <w:fldChar w:fldCharType="begin"/>
          </w:r>
          <w:r>
            <w:instrText xml:space="preserve"> PAGEREF _Toc190184174 \h </w:instrText>
          </w:r>
          <w:r>
            <w:fldChar w:fldCharType="separate"/>
          </w:r>
          <w:r>
            <w:t>27</w:t>
          </w:r>
          <w:r>
            <w:fldChar w:fldCharType="end"/>
          </w:r>
          <w:r>
            <w:fldChar w:fldCharType="end"/>
          </w:r>
        </w:p>
        <w:p w14:paraId="412BD022">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"_Toc190184175" </w:instrText>
          </w:r>
          <w:r>
            <w:fldChar w:fldCharType="separate"/>
          </w:r>
          <w:r>
            <w:rPr>
              <w:rStyle w:val="18"/>
            </w:rPr>
            <w:t>4.2</w:t>
          </w:r>
          <w:r>
            <w:rPr>
              <w:rFonts w:asciiTheme="minorHAnsi" w:hAnsiTheme="minorHAnsi" w:cstheme="minorBidi"/>
              <w:kern w:val="2"/>
              <w:szCs w:val="24"/>
              <w14:ligatures w14:val="standardContextual"/>
            </w:rPr>
            <w:tab/>
          </w:r>
          <w:r>
            <w:rPr>
              <w:rStyle w:val="18"/>
            </w:rPr>
            <w:t>Pré processamento</w:t>
          </w:r>
          <w:r>
            <w:tab/>
          </w:r>
          <w:r>
            <w:fldChar w:fldCharType="begin"/>
          </w:r>
          <w:r>
            <w:instrText xml:space="preserve"> PAGEREF _Toc190184175 \h </w:instrText>
          </w:r>
          <w:r>
            <w:fldChar w:fldCharType="separate"/>
          </w:r>
          <w:r>
            <w:t>29</w:t>
          </w:r>
          <w:r>
            <w:fldChar w:fldCharType="end"/>
          </w:r>
          <w:r>
            <w:fldChar w:fldCharType="end"/>
          </w:r>
        </w:p>
        <w:p w14:paraId="48DC8F9A">
          <w:pPr>
            <w:pStyle w:val="36"/>
            <w:tabs>
              <w:tab w:val="left" w:pos="960"/>
              <w:tab w:val="right" w:leader="dot" w:pos="9061"/>
            </w:tabs>
            <w:rPr>
              <w:rFonts w:asciiTheme="minorHAnsi" w:hAnsiTheme="minorHAnsi" w:cstheme="minorBidi"/>
              <w:kern w:val="2"/>
              <w:szCs w:val="24"/>
              <w14:ligatures w14:val="standardContextual"/>
            </w:rPr>
          </w:pPr>
          <w:r>
            <w:fldChar w:fldCharType="begin"/>
          </w:r>
          <w:r>
            <w:instrText xml:space="preserve"> HYPERLINK \l "_Toc190184176" </w:instrText>
          </w:r>
          <w:r>
            <w:fldChar w:fldCharType="separate"/>
          </w:r>
          <w:r>
            <w:rPr>
              <w:rStyle w:val="18"/>
            </w:rPr>
            <w:t>4.2.1</w:t>
          </w:r>
          <w:r>
            <w:rPr>
              <w:rFonts w:asciiTheme="minorHAnsi" w:hAnsiTheme="minorHAnsi" w:cstheme="minorBidi"/>
              <w:kern w:val="2"/>
              <w:szCs w:val="24"/>
              <w14:ligatures w14:val="standardContextual"/>
            </w:rPr>
            <w:tab/>
          </w:r>
          <w:r>
            <w:rPr>
              <w:rStyle w:val="18"/>
            </w:rPr>
            <w:t>Interpretação de arquivos no formato EDF e Limpeza de Dados</w:t>
          </w:r>
          <w:r>
            <w:tab/>
          </w:r>
          <w:r>
            <w:fldChar w:fldCharType="begin"/>
          </w:r>
          <w:r>
            <w:instrText xml:space="preserve"> PAGEREF _Toc190184176 \h </w:instrText>
          </w:r>
          <w:r>
            <w:fldChar w:fldCharType="separate"/>
          </w:r>
          <w:r>
            <w:t>29</w:t>
          </w:r>
          <w:r>
            <w:fldChar w:fldCharType="end"/>
          </w:r>
          <w:r>
            <w:fldChar w:fldCharType="end"/>
          </w:r>
        </w:p>
        <w:p w14:paraId="507DEC53">
          <w:pPr>
            <w:pStyle w:val="36"/>
            <w:tabs>
              <w:tab w:val="left" w:pos="960"/>
              <w:tab w:val="right" w:leader="dot" w:pos="9061"/>
            </w:tabs>
            <w:rPr>
              <w:rFonts w:asciiTheme="minorHAnsi" w:hAnsiTheme="minorHAnsi" w:cstheme="minorBidi"/>
              <w:kern w:val="2"/>
              <w:szCs w:val="24"/>
              <w14:ligatures w14:val="standardContextual"/>
            </w:rPr>
          </w:pPr>
          <w:r>
            <w:fldChar w:fldCharType="begin"/>
          </w:r>
          <w:r>
            <w:instrText xml:space="preserve"> HYPERLINK \l "_Toc190184177" </w:instrText>
          </w:r>
          <w:r>
            <w:fldChar w:fldCharType="separate"/>
          </w:r>
          <w:r>
            <w:rPr>
              <w:rStyle w:val="18"/>
            </w:rPr>
            <w:t>4.2.2</w:t>
          </w:r>
          <w:r>
            <w:rPr>
              <w:rFonts w:asciiTheme="minorHAnsi" w:hAnsiTheme="minorHAnsi" w:cstheme="minorBidi"/>
              <w:kern w:val="2"/>
              <w:szCs w:val="24"/>
              <w14:ligatures w14:val="standardContextual"/>
            </w:rPr>
            <w:tab/>
          </w:r>
          <w:r>
            <w:rPr>
              <w:rStyle w:val="18"/>
            </w:rPr>
            <w:t>Pré processamento</w:t>
          </w:r>
          <w:r>
            <w:tab/>
          </w:r>
          <w:r>
            <w:fldChar w:fldCharType="begin"/>
          </w:r>
          <w:r>
            <w:instrText xml:space="preserve"> PAGEREF _Toc190184177 \h </w:instrText>
          </w:r>
          <w:r>
            <w:fldChar w:fldCharType="separate"/>
          </w:r>
          <w:r>
            <w:t>29</w:t>
          </w:r>
          <w:r>
            <w:fldChar w:fldCharType="end"/>
          </w:r>
          <w:r>
            <w:fldChar w:fldCharType="end"/>
          </w:r>
        </w:p>
        <w:p w14:paraId="09DFFCC7">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"_Toc190184178" </w:instrText>
          </w:r>
          <w:r>
            <w:fldChar w:fldCharType="separate"/>
          </w:r>
          <w:r>
            <w:rPr>
              <w:rStyle w:val="18"/>
            </w:rPr>
            <w:t>4.3</w:t>
          </w:r>
          <w:r>
            <w:rPr>
              <w:rFonts w:asciiTheme="minorHAnsi" w:hAnsiTheme="minorHAnsi" w:cstheme="minorBidi"/>
              <w:kern w:val="2"/>
              <w:szCs w:val="24"/>
              <w14:ligatures w14:val="standardContextual"/>
            </w:rPr>
            <w:tab/>
          </w:r>
          <w:r>
            <w:rPr>
              <w:rStyle w:val="18"/>
            </w:rPr>
            <w:t>Exploração de dados e Seleção de recursos</w:t>
          </w:r>
          <w:r>
            <w:tab/>
          </w:r>
          <w:r>
            <w:fldChar w:fldCharType="begin"/>
          </w:r>
          <w:r>
            <w:instrText xml:space="preserve"> PAGEREF _Toc190184178 \h </w:instrText>
          </w:r>
          <w:r>
            <w:fldChar w:fldCharType="separate"/>
          </w:r>
          <w:r>
            <w:t>31</w:t>
          </w:r>
          <w:r>
            <w:fldChar w:fldCharType="end"/>
          </w:r>
          <w:r>
            <w:fldChar w:fldCharType="end"/>
          </w:r>
        </w:p>
        <w:p w14:paraId="70F122DA">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"_Toc190184179" </w:instrText>
          </w:r>
          <w:r>
            <w:fldChar w:fldCharType="separate"/>
          </w:r>
          <w:r>
            <w:rPr>
              <w:rStyle w:val="18"/>
            </w:rPr>
            <w:t>4.7</w:t>
          </w:r>
          <w:r>
            <w:rPr>
              <w:rFonts w:asciiTheme="minorHAnsi" w:hAnsiTheme="minorHAnsi" w:cstheme="minorBidi"/>
              <w:kern w:val="2"/>
              <w:szCs w:val="24"/>
              <w14:ligatures w14:val="standardContextual"/>
            </w:rPr>
            <w:tab/>
          </w:r>
          <w:r>
            <w:rPr>
              <w:rStyle w:val="18"/>
            </w:rPr>
            <w:t>Plataforma de Desenvolvimento</w:t>
          </w:r>
          <w:r>
            <w:tab/>
          </w:r>
          <w:r>
            <w:fldChar w:fldCharType="begin"/>
          </w:r>
          <w:r>
            <w:instrText xml:space="preserve"> PAGEREF _Toc190184179 \h </w:instrText>
          </w:r>
          <w:r>
            <w:fldChar w:fldCharType="separate"/>
          </w:r>
          <w:r>
            <w:t>32</w:t>
          </w:r>
          <w:r>
            <w:fldChar w:fldCharType="end"/>
          </w:r>
          <w:r>
            <w:fldChar w:fldCharType="end"/>
          </w:r>
        </w:p>
        <w:p w14:paraId="6DD2E6C0">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"_Toc190184180" </w:instrText>
          </w:r>
          <w:r>
            <w:fldChar w:fldCharType="separate"/>
          </w:r>
          <w:r>
            <w:rPr>
              <w:rStyle w:val="18"/>
            </w:rPr>
            <w:t>4.8</w:t>
          </w:r>
          <w:r>
            <w:rPr>
              <w:rFonts w:asciiTheme="minorHAnsi" w:hAnsiTheme="minorHAnsi" w:cstheme="minorBidi"/>
              <w:kern w:val="2"/>
              <w:szCs w:val="24"/>
              <w14:ligatures w14:val="standardContextual"/>
            </w:rPr>
            <w:tab/>
          </w:r>
          <w:r>
            <w:rPr>
              <w:rStyle w:val="18"/>
            </w:rPr>
            <w:t>Bibliotecas Utilizadas</w:t>
          </w:r>
          <w:r>
            <w:tab/>
          </w:r>
          <w:r>
            <w:fldChar w:fldCharType="begin"/>
          </w:r>
          <w:r>
            <w:instrText xml:space="preserve"> PAGEREF _Toc190184180 \h </w:instrText>
          </w:r>
          <w:r>
            <w:fldChar w:fldCharType="separate"/>
          </w:r>
          <w:r>
            <w:t>32</w:t>
          </w:r>
          <w:r>
            <w:fldChar w:fldCharType="end"/>
          </w:r>
          <w:r>
            <w:fldChar w:fldCharType="end"/>
          </w:r>
        </w:p>
        <w:p w14:paraId="4EEB40C5">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"_Toc190184181" </w:instrText>
          </w:r>
          <w:r>
            <w:fldChar w:fldCharType="separate"/>
          </w:r>
          <w:r>
            <w:rPr>
              <w:rStyle w:val="18"/>
            </w:rPr>
            <w:t>4.9</w:t>
          </w:r>
          <w:r>
            <w:rPr>
              <w:rFonts w:asciiTheme="minorHAnsi" w:hAnsiTheme="minorHAnsi" w:cstheme="minorBidi"/>
              <w:kern w:val="2"/>
              <w:szCs w:val="24"/>
              <w14:ligatures w14:val="standardContextual"/>
            </w:rPr>
            <w:tab/>
          </w:r>
          <w:r>
            <w:rPr>
              <w:rStyle w:val="18"/>
            </w:rPr>
            <w:t>Etapas Metodológicas</w:t>
          </w:r>
          <w:r>
            <w:tab/>
          </w:r>
          <w:r>
            <w:fldChar w:fldCharType="begin"/>
          </w:r>
          <w:r>
            <w:instrText xml:space="preserve"> PAGEREF _Toc190184181 \h </w:instrText>
          </w:r>
          <w:r>
            <w:fldChar w:fldCharType="separate"/>
          </w:r>
          <w:r>
            <w:t>33</w:t>
          </w:r>
          <w:r>
            <w:fldChar w:fldCharType="end"/>
          </w:r>
          <w:r>
            <w:fldChar w:fldCharType="end"/>
          </w:r>
        </w:p>
        <w:p w14:paraId="3220AA7F">
          <w:pPr>
            <w:pStyle w:val="19"/>
            <w:tabs>
              <w:tab w:val="left" w:pos="960"/>
            </w:tabs>
            <w:rPr>
              <w:rFonts w:asciiTheme="minorHAnsi" w:hAnsiTheme="minorHAnsi" w:cstheme="minorBidi"/>
              <w:kern w:val="2"/>
              <w:szCs w:val="24"/>
              <w14:ligatures w14:val="standardContextual"/>
            </w:rPr>
          </w:pPr>
          <w:r>
            <w:fldChar w:fldCharType="begin"/>
          </w:r>
          <w:r>
            <w:instrText xml:space="preserve"> HYPERLINK \l "_Toc190184182" </w:instrText>
          </w:r>
          <w:r>
            <w:fldChar w:fldCharType="separate"/>
          </w:r>
          <w:r>
            <w:rPr>
              <w:rStyle w:val="18"/>
            </w:rPr>
            <w:t>4.5.1.</w:t>
          </w:r>
          <w:r>
            <w:rPr>
              <w:rFonts w:asciiTheme="minorHAnsi" w:hAnsiTheme="minorHAnsi" w:cstheme="minorBidi"/>
              <w:kern w:val="2"/>
              <w:szCs w:val="24"/>
              <w14:ligatures w14:val="standardContextual"/>
            </w:rPr>
            <w:tab/>
          </w:r>
          <w:r>
            <w:rPr>
              <w:rStyle w:val="18"/>
            </w:rPr>
            <w:t>Transformação dos Exames EDF em CSV</w:t>
          </w:r>
          <w:r>
            <w:tab/>
          </w:r>
          <w:r>
            <w:fldChar w:fldCharType="begin"/>
          </w:r>
          <w:r>
            <w:instrText xml:space="preserve"> PAGEREF _Toc190184182 \h </w:instrText>
          </w:r>
          <w:r>
            <w:fldChar w:fldCharType="separate"/>
          </w:r>
          <w:r>
            <w:t>34</w:t>
          </w:r>
          <w:r>
            <w:fldChar w:fldCharType="end"/>
          </w:r>
          <w:r>
            <w:fldChar w:fldCharType="end"/>
          </w:r>
        </w:p>
        <w:p w14:paraId="2A399751">
          <w:pPr>
            <w:pStyle w:val="36"/>
            <w:tabs>
              <w:tab w:val="left" w:pos="960"/>
              <w:tab w:val="right" w:leader="dot" w:pos="9061"/>
            </w:tabs>
            <w:rPr>
              <w:rFonts w:asciiTheme="minorHAnsi" w:hAnsiTheme="minorHAnsi" w:cstheme="minorBidi"/>
              <w:kern w:val="2"/>
              <w:szCs w:val="24"/>
              <w14:ligatures w14:val="standardContextual"/>
            </w:rPr>
          </w:pPr>
          <w:r>
            <w:fldChar w:fldCharType="begin"/>
          </w:r>
          <w:r>
            <w:instrText xml:space="preserve"> HYPERLINK \l "_Toc190184183" </w:instrText>
          </w:r>
          <w:r>
            <w:fldChar w:fldCharType="separate"/>
          </w:r>
          <w:r>
            <w:rPr>
              <w:rStyle w:val="18"/>
            </w:rPr>
            <w:t>4.5.2.</w:t>
          </w:r>
          <w:r>
            <w:rPr>
              <w:rFonts w:asciiTheme="minorHAnsi" w:hAnsiTheme="minorHAnsi" w:cstheme="minorBidi"/>
              <w:kern w:val="2"/>
              <w:szCs w:val="24"/>
              <w14:ligatures w14:val="standardContextual"/>
            </w:rPr>
            <w:tab/>
          </w:r>
          <w:r>
            <w:rPr>
              <w:rStyle w:val="18"/>
            </w:rPr>
            <w:t>Processamento dos Sinais de EEG com DWT</w:t>
          </w:r>
          <w:r>
            <w:tab/>
          </w:r>
          <w:r>
            <w:fldChar w:fldCharType="begin"/>
          </w:r>
          <w:r>
            <w:instrText xml:space="preserve"> PAGEREF _Toc190184183 \h </w:instrText>
          </w:r>
          <w:r>
            <w:fldChar w:fldCharType="separate"/>
          </w:r>
          <w:r>
            <w:t>35</w:t>
          </w:r>
          <w:r>
            <w:fldChar w:fldCharType="end"/>
          </w:r>
          <w:r>
            <w:fldChar w:fldCharType="end"/>
          </w:r>
        </w:p>
        <w:p w14:paraId="7E6EB558">
          <w:pPr>
            <w:pStyle w:val="36"/>
            <w:tabs>
              <w:tab w:val="left" w:pos="960"/>
              <w:tab w:val="right" w:leader="dot" w:pos="9061"/>
            </w:tabs>
            <w:rPr>
              <w:rFonts w:asciiTheme="minorHAnsi" w:hAnsiTheme="minorHAnsi" w:cstheme="minorBidi"/>
              <w:kern w:val="2"/>
              <w:szCs w:val="24"/>
              <w14:ligatures w14:val="standardContextual"/>
            </w:rPr>
          </w:pPr>
          <w:r>
            <w:fldChar w:fldCharType="begin"/>
          </w:r>
          <w:r>
            <w:instrText xml:space="preserve"> HYPERLINK \l "_Toc190184184" </w:instrText>
          </w:r>
          <w:r>
            <w:fldChar w:fldCharType="separate"/>
          </w:r>
          <w:r>
            <w:rPr>
              <w:rStyle w:val="18"/>
            </w:rPr>
            <w:t>4.5.3.</w:t>
          </w:r>
          <w:r>
            <w:rPr>
              <w:rFonts w:asciiTheme="minorHAnsi" w:hAnsiTheme="minorHAnsi" w:cstheme="minorBidi"/>
              <w:kern w:val="2"/>
              <w:szCs w:val="24"/>
              <w14:ligatures w14:val="standardContextual"/>
            </w:rPr>
            <w:tab/>
          </w:r>
          <w:r>
            <w:rPr>
              <w:rStyle w:val="18"/>
            </w:rPr>
            <w:t>Construção do Dataset</w:t>
          </w:r>
          <w:r>
            <w:tab/>
          </w:r>
          <w:r>
            <w:fldChar w:fldCharType="begin"/>
          </w:r>
          <w:r>
            <w:instrText xml:space="preserve"> PAGEREF _Toc190184184 \h </w:instrText>
          </w:r>
          <w:r>
            <w:fldChar w:fldCharType="separate"/>
          </w:r>
          <w:r>
            <w:t>36</w:t>
          </w:r>
          <w:r>
            <w:fldChar w:fldCharType="end"/>
          </w:r>
          <w:r>
            <w:fldChar w:fldCharType="end"/>
          </w:r>
        </w:p>
        <w:p w14:paraId="782FF6A3">
          <w:pPr>
            <w:pStyle w:val="36"/>
            <w:tabs>
              <w:tab w:val="left" w:pos="960"/>
              <w:tab w:val="right" w:leader="dot" w:pos="9061"/>
            </w:tabs>
            <w:rPr>
              <w:rFonts w:asciiTheme="minorHAnsi" w:hAnsiTheme="minorHAnsi" w:cstheme="minorBidi"/>
              <w:kern w:val="2"/>
              <w:szCs w:val="24"/>
              <w14:ligatures w14:val="standardContextual"/>
            </w:rPr>
          </w:pPr>
          <w:r>
            <w:fldChar w:fldCharType="begin"/>
          </w:r>
          <w:r>
            <w:instrText xml:space="preserve"> HYPERLINK \l "_Toc190184185" </w:instrText>
          </w:r>
          <w:r>
            <w:fldChar w:fldCharType="separate"/>
          </w:r>
          <w:r>
            <w:rPr>
              <w:rStyle w:val="18"/>
            </w:rPr>
            <w:t>4.5.4.</w:t>
          </w:r>
          <w:r>
            <w:rPr>
              <w:rFonts w:asciiTheme="minorHAnsi" w:hAnsiTheme="minorHAnsi" w:cstheme="minorBidi"/>
              <w:kern w:val="2"/>
              <w:szCs w:val="24"/>
              <w14:ligatures w14:val="standardContextual"/>
            </w:rPr>
            <w:tab/>
          </w:r>
          <w:r>
            <w:rPr>
              <w:rStyle w:val="18"/>
            </w:rPr>
            <w:t>Treinamento do Modelo SVM</w:t>
          </w:r>
          <w:r>
            <w:tab/>
          </w:r>
          <w:r>
            <w:fldChar w:fldCharType="begin"/>
          </w:r>
          <w:r>
            <w:instrText xml:space="preserve"> PAGEREF _Toc190184185 \h </w:instrText>
          </w:r>
          <w:r>
            <w:fldChar w:fldCharType="separate"/>
          </w:r>
          <w:r>
            <w:t>37</w:t>
          </w:r>
          <w:r>
            <w:fldChar w:fldCharType="end"/>
          </w:r>
          <w:r>
            <w:fldChar w:fldCharType="end"/>
          </w:r>
        </w:p>
        <w:p w14:paraId="6315CD37">
          <w:pPr>
            <w:pStyle w:val="36"/>
            <w:tabs>
              <w:tab w:val="left" w:pos="960"/>
              <w:tab w:val="right" w:leader="dot" w:pos="9061"/>
            </w:tabs>
            <w:rPr>
              <w:rFonts w:asciiTheme="minorHAnsi" w:hAnsiTheme="minorHAnsi" w:cstheme="minorBidi"/>
              <w:kern w:val="2"/>
              <w:szCs w:val="24"/>
              <w14:ligatures w14:val="standardContextual"/>
            </w:rPr>
          </w:pPr>
          <w:r>
            <w:fldChar w:fldCharType="begin"/>
          </w:r>
          <w:r>
            <w:instrText xml:space="preserve"> HYPERLINK \l "_Toc190184186" </w:instrText>
          </w:r>
          <w:r>
            <w:fldChar w:fldCharType="separate"/>
          </w:r>
          <w:r>
            <w:rPr>
              <w:rStyle w:val="18"/>
            </w:rPr>
            <w:t>4.5.5.</w:t>
          </w:r>
          <w:r>
            <w:rPr>
              <w:rFonts w:asciiTheme="minorHAnsi" w:hAnsiTheme="minorHAnsi" w:cstheme="minorBidi"/>
              <w:kern w:val="2"/>
              <w:szCs w:val="24"/>
              <w14:ligatures w14:val="standardContextual"/>
            </w:rPr>
            <w:tab/>
          </w:r>
          <w:r>
            <w:rPr>
              <w:rStyle w:val="18"/>
            </w:rPr>
            <w:t>Predição de Novos Exames</w:t>
          </w:r>
          <w:r>
            <w:tab/>
          </w:r>
          <w:r>
            <w:fldChar w:fldCharType="begin"/>
          </w:r>
          <w:r>
            <w:instrText xml:space="preserve"> PAGEREF _Toc190184186 \h </w:instrText>
          </w:r>
          <w:r>
            <w:fldChar w:fldCharType="separate"/>
          </w:r>
          <w:r>
            <w:t>38</w:t>
          </w:r>
          <w:r>
            <w:fldChar w:fldCharType="end"/>
          </w:r>
          <w:r>
            <w:fldChar w:fldCharType="end"/>
          </w:r>
        </w:p>
        <w:p w14:paraId="566E9683">
          <w:pPr>
            <w:pStyle w:val="19"/>
            <w:tabs>
              <w:tab w:val="left" w:pos="960"/>
            </w:tabs>
            <w:rPr>
              <w:rFonts w:asciiTheme="minorHAnsi" w:hAnsiTheme="minorHAnsi" w:cstheme="minorBidi"/>
              <w:kern w:val="2"/>
              <w:szCs w:val="24"/>
              <w14:ligatures w14:val="standardContextual"/>
            </w:rPr>
          </w:pPr>
          <w:r>
            <w:fldChar w:fldCharType="begin"/>
          </w:r>
          <w:r>
            <w:instrText xml:space="preserve"> HYPERLINK \l "_Toc190184187" </w:instrText>
          </w:r>
          <w:r>
            <w:fldChar w:fldCharType="separate"/>
          </w:r>
          <w:r>
            <w:rPr>
              <w:rStyle w:val="18"/>
            </w:rPr>
            <w:t>4.5.6.</w:t>
          </w:r>
          <w:r>
            <w:rPr>
              <w:rFonts w:asciiTheme="minorHAnsi" w:hAnsiTheme="minorHAnsi" w:cstheme="minorBidi"/>
              <w:kern w:val="2"/>
              <w:szCs w:val="24"/>
              <w14:ligatures w14:val="standardContextual"/>
            </w:rPr>
            <w:tab/>
          </w:r>
          <w:r>
            <w:rPr>
              <w:rStyle w:val="18"/>
            </w:rPr>
            <w:t>Telas de inferência de diagnóstico</w:t>
          </w:r>
          <w:r>
            <w:tab/>
          </w:r>
          <w:r>
            <w:fldChar w:fldCharType="begin"/>
          </w:r>
          <w:r>
            <w:instrText xml:space="preserve"> PAGEREF _Toc190184187 \h </w:instrText>
          </w:r>
          <w:r>
            <w:fldChar w:fldCharType="separate"/>
          </w:r>
          <w:r>
            <w:t>38</w:t>
          </w:r>
          <w:r>
            <w:fldChar w:fldCharType="end"/>
          </w:r>
          <w:r>
            <w:fldChar w:fldCharType="end"/>
          </w:r>
        </w:p>
        <w:p w14:paraId="6B911021">
          <w:pPr>
            <w:pStyle w:val="36"/>
            <w:tabs>
              <w:tab w:val="left" w:pos="720"/>
              <w:tab w:val="right" w:leader="dot" w:pos="9061"/>
            </w:tabs>
            <w:rPr>
              <w:rFonts w:asciiTheme="minorHAnsi" w:hAnsiTheme="minorHAnsi" w:cstheme="minorBidi"/>
              <w:kern w:val="2"/>
              <w:szCs w:val="24"/>
              <w14:ligatures w14:val="standardContextual"/>
            </w:rPr>
          </w:pPr>
          <w:r>
            <w:fldChar w:fldCharType="begin"/>
          </w:r>
          <w:r>
            <w:instrText xml:space="preserve"> HYPERLINK \l "_Toc190184188" </w:instrText>
          </w:r>
          <w:r>
            <w:fldChar w:fldCharType="separate"/>
          </w:r>
          <w:r>
            <w:rPr>
              <w:rStyle w:val="18"/>
            </w:rPr>
            <w:t>4.6.</w:t>
          </w:r>
          <w:r>
            <w:rPr>
              <w:rFonts w:asciiTheme="minorHAnsi" w:hAnsiTheme="minorHAnsi" w:cstheme="minorBidi"/>
              <w:kern w:val="2"/>
              <w:szCs w:val="24"/>
              <w14:ligatures w14:val="standardContextual"/>
            </w:rPr>
            <w:tab/>
          </w:r>
          <w:r>
            <w:rPr>
              <w:rStyle w:val="18"/>
            </w:rPr>
            <w:t>Implementação Final</w:t>
          </w:r>
          <w:r>
            <w:tab/>
          </w:r>
          <w:r>
            <w:fldChar w:fldCharType="begin"/>
          </w:r>
          <w:r>
            <w:instrText xml:space="preserve"> PAGEREF _Toc190184188 \h </w:instrText>
          </w:r>
          <w:r>
            <w:fldChar w:fldCharType="separate"/>
          </w:r>
          <w:r>
            <w:t>39</w:t>
          </w:r>
          <w:r>
            <w:fldChar w:fldCharType="end"/>
          </w:r>
          <w:r>
            <w:fldChar w:fldCharType="end"/>
          </w:r>
        </w:p>
        <w:p w14:paraId="3724BB73">
          <w:pPr>
            <w:pStyle w:val="36"/>
            <w:tabs>
              <w:tab w:val="left" w:pos="480"/>
              <w:tab w:val="right" w:leader="dot" w:pos="9061"/>
            </w:tabs>
            <w:rPr>
              <w:rFonts w:asciiTheme="minorHAnsi" w:hAnsiTheme="minorHAnsi" w:cstheme="minorBidi"/>
              <w:kern w:val="2"/>
              <w:szCs w:val="24"/>
              <w14:ligatures w14:val="standardContextual"/>
            </w:rPr>
          </w:pPr>
          <w:r>
            <w:fldChar w:fldCharType="begin"/>
          </w:r>
          <w:r>
            <w:instrText xml:space="preserve"> HYPERLINK \l "_Toc190184189" </w:instrText>
          </w:r>
          <w:r>
            <w:fldChar w:fldCharType="separate"/>
          </w:r>
          <w:r>
            <w:rPr>
              <w:rStyle w:val="18"/>
            </w:rPr>
            <w:t>5.</w:t>
          </w:r>
          <w:r>
            <w:rPr>
              <w:rFonts w:asciiTheme="minorHAnsi" w:hAnsiTheme="minorHAnsi" w:cstheme="minorBidi"/>
              <w:kern w:val="2"/>
              <w:szCs w:val="24"/>
              <w14:ligatures w14:val="standardContextual"/>
            </w:rPr>
            <w:tab/>
          </w:r>
          <w:r>
            <w:rPr>
              <w:rStyle w:val="18"/>
            </w:rPr>
            <w:t>Análise de dados e discussão</w:t>
          </w:r>
          <w:r>
            <w:tab/>
          </w:r>
          <w:r>
            <w:fldChar w:fldCharType="begin"/>
          </w:r>
          <w:r>
            <w:instrText xml:space="preserve"> PAGEREF _Toc190184189 \h </w:instrText>
          </w:r>
          <w:r>
            <w:fldChar w:fldCharType="separate"/>
          </w:r>
          <w:r>
            <w:t>40</w:t>
          </w:r>
          <w:r>
            <w:fldChar w:fldCharType="end"/>
          </w:r>
          <w:r>
            <w:fldChar w:fldCharType="end"/>
          </w:r>
        </w:p>
        <w:p w14:paraId="1737EF31">
          <w:pPr>
            <w:pStyle w:val="19"/>
            <w:tabs>
              <w:tab w:val="left" w:pos="480"/>
            </w:tabs>
            <w:rPr>
              <w:rFonts w:asciiTheme="minorHAnsi" w:hAnsiTheme="minorHAnsi" w:cstheme="minorBidi"/>
              <w:kern w:val="2"/>
              <w:szCs w:val="24"/>
              <w14:ligatures w14:val="standardContextual"/>
            </w:rPr>
          </w:pPr>
          <w:r>
            <w:fldChar w:fldCharType="begin"/>
          </w:r>
          <w:r>
            <w:instrText xml:space="preserve"> HYPERLINK \l "_Toc190184190" </w:instrText>
          </w:r>
          <w:r>
            <w:fldChar w:fldCharType="separate"/>
          </w:r>
          <w:r>
            <w:rPr>
              <w:rStyle w:val="18"/>
            </w:rPr>
            <w:t>6.</w:t>
          </w:r>
          <w:r>
            <w:rPr>
              <w:rFonts w:asciiTheme="minorHAnsi" w:hAnsiTheme="minorHAnsi" w:cstheme="minorBidi"/>
              <w:kern w:val="2"/>
              <w:szCs w:val="24"/>
              <w14:ligatures w14:val="standardContextual"/>
            </w:rPr>
            <w:tab/>
          </w:r>
          <w:r>
            <w:rPr>
              <w:rStyle w:val="18"/>
            </w:rPr>
            <w:t>Conclusão</w:t>
          </w:r>
          <w:r>
            <w:tab/>
          </w:r>
          <w:r>
            <w:fldChar w:fldCharType="begin"/>
          </w:r>
          <w:r>
            <w:instrText xml:space="preserve"> PAGEREF _Toc190184190 \h </w:instrText>
          </w:r>
          <w:r>
            <w:fldChar w:fldCharType="separate"/>
          </w:r>
          <w:r>
            <w:t>43</w:t>
          </w:r>
          <w:r>
            <w:fldChar w:fldCharType="end"/>
          </w:r>
          <w:r>
            <w:fldChar w:fldCharType="end"/>
          </w:r>
        </w:p>
        <w:p w14:paraId="57DFD80E">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"_Toc190184191" </w:instrText>
          </w:r>
          <w:r>
            <w:fldChar w:fldCharType="separate"/>
          </w:r>
          <w:r>
            <w:rPr>
              <w:rStyle w:val="18"/>
            </w:rPr>
            <w:t>Apêndice A: Análise Exploratória de um Canal</w:t>
          </w:r>
          <w:r>
            <w:tab/>
          </w:r>
          <w:r>
            <w:fldChar w:fldCharType="begin"/>
          </w:r>
          <w:r>
            <w:instrText xml:space="preserve"> PAGEREF _Toc190184191 \h </w:instrText>
          </w:r>
          <w:r>
            <w:fldChar w:fldCharType="separate"/>
          </w:r>
          <w:r>
            <w:t>45</w:t>
          </w:r>
          <w:r>
            <w:fldChar w:fldCharType="end"/>
          </w:r>
          <w:r>
            <w:fldChar w:fldCharType="end"/>
          </w:r>
        </w:p>
        <w:p w14:paraId="41708633">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"_Toc190184192" </w:instrText>
          </w:r>
          <w:r>
            <w:fldChar w:fldCharType="separate"/>
          </w:r>
          <w:r>
            <w:rPr>
              <w:rStyle w:val="18"/>
            </w:rPr>
            <w:t>Apêndice B: SVM</w:t>
          </w:r>
          <w:r>
            <w:tab/>
          </w:r>
          <w:r>
            <w:fldChar w:fldCharType="begin"/>
          </w:r>
          <w:r>
            <w:instrText xml:space="preserve"> PAGEREF _Toc190184192 \h </w:instrText>
          </w:r>
          <w:r>
            <w:fldChar w:fldCharType="separate"/>
          </w:r>
          <w:r>
            <w:t>47</w:t>
          </w:r>
          <w:r>
            <w:fldChar w:fldCharType="end"/>
          </w:r>
          <w:r>
            <w:fldChar w:fldCharType="end"/>
          </w:r>
        </w:p>
        <w:p w14:paraId="14D928B3">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"_Toc190184193" </w:instrText>
          </w:r>
          <w:r>
            <w:fldChar w:fldCharType="separate"/>
          </w:r>
          <w:r>
            <w:rPr>
              <w:rStyle w:val="18"/>
            </w:rPr>
            <w:t>Apêndice C: Análise Exploratória do Dataset</w:t>
          </w:r>
          <w:r>
            <w:tab/>
          </w:r>
          <w:r>
            <w:fldChar w:fldCharType="begin"/>
          </w:r>
          <w:r>
            <w:instrText xml:space="preserve"> PAGEREF _Toc190184193 \h </w:instrText>
          </w:r>
          <w:r>
            <w:fldChar w:fldCharType="separate"/>
          </w:r>
          <w:r>
            <w:t>49</w:t>
          </w:r>
          <w:r>
            <w:fldChar w:fldCharType="end"/>
          </w:r>
          <w:r>
            <w:fldChar w:fldCharType="end"/>
          </w:r>
        </w:p>
        <w:p w14:paraId="69FB0A28">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"_Toc190184194" </w:instrText>
          </w:r>
          <w:r>
            <w:fldChar w:fldCharType="separate"/>
          </w:r>
          <w:r>
            <w:rPr>
              <w:rStyle w:val="18"/>
            </w:rPr>
            <w:t>Apêndice D: Conversão de EDF para CSV</w:t>
          </w:r>
          <w:r>
            <w:tab/>
          </w:r>
          <w:r>
            <w:fldChar w:fldCharType="begin"/>
          </w:r>
          <w:r>
            <w:instrText xml:space="preserve"> PAGEREF _Toc190184194 \h </w:instrText>
          </w:r>
          <w:r>
            <w:fldChar w:fldCharType="separate"/>
          </w:r>
          <w:r>
            <w:t>50</w:t>
          </w:r>
          <w:r>
            <w:fldChar w:fldCharType="end"/>
          </w:r>
          <w:r>
            <w:fldChar w:fldCharType="end"/>
          </w:r>
        </w:p>
        <w:p w14:paraId="5EC18409">
          <w:pPr>
            <w:pStyle w:val="36"/>
            <w:tabs>
              <w:tab w:val="right" w:leader="dot" w:pos="9061"/>
            </w:tabs>
            <w:rPr>
              <w:rFonts w:asciiTheme="minorHAnsi" w:hAnsiTheme="minorHAnsi" w:cstheme="minorBidi"/>
              <w:kern w:val="2"/>
              <w:szCs w:val="24"/>
              <w14:ligatures w14:val="standardContextual"/>
            </w:rPr>
          </w:pPr>
          <w:r>
            <w:fldChar w:fldCharType="begin"/>
          </w:r>
          <w:r>
            <w:instrText xml:space="preserve"> HYPERLINK \l "_Toc190184195" </w:instrText>
          </w:r>
          <w:r>
            <w:fldChar w:fldCharType="separate"/>
          </w:r>
          <w:r>
            <w:rPr>
              <w:rStyle w:val="18"/>
            </w:rPr>
            <w:t>Apêndice E: Interface Gráfica</w:t>
          </w:r>
          <w:r>
            <w:tab/>
          </w:r>
          <w:r>
            <w:fldChar w:fldCharType="begin"/>
          </w:r>
          <w:r>
            <w:instrText xml:space="preserve"> PAGEREF _Toc190184195 \h </w:instrText>
          </w:r>
          <w:r>
            <w:fldChar w:fldCharType="separate"/>
          </w:r>
          <w:r>
            <w:t>51</w:t>
          </w:r>
          <w:r>
            <w:fldChar w:fldCharType="end"/>
          </w:r>
          <w:r>
            <w:fldChar w:fldCharType="end"/>
          </w:r>
        </w:p>
        <w:p w14:paraId="40F32F80">
          <w:pPr>
            <w:pStyle w:val="36"/>
            <w:tabs>
              <w:tab w:val="left" w:pos="480"/>
              <w:tab w:val="right" w:leader="dot" w:pos="9061"/>
            </w:tabs>
            <w:rPr>
              <w:rFonts w:asciiTheme="minorHAnsi" w:hAnsiTheme="minorHAnsi" w:cstheme="minorBidi"/>
              <w:kern w:val="2"/>
              <w:szCs w:val="24"/>
              <w14:ligatures w14:val="standardContextual"/>
            </w:rPr>
          </w:pPr>
          <w:r>
            <w:fldChar w:fldCharType="begin"/>
          </w:r>
          <w:r>
            <w:instrText xml:space="preserve"> HYPERLINK \l "_Toc190184196" </w:instrText>
          </w:r>
          <w:r>
            <w:fldChar w:fldCharType="separate"/>
          </w:r>
          <w:r>
            <w:rPr>
              <w:rStyle w:val="18"/>
            </w:rPr>
            <w:t>7.</w:t>
          </w:r>
          <w:r>
            <w:rPr>
              <w:rFonts w:asciiTheme="minorHAnsi" w:hAnsiTheme="minorHAnsi" w:cstheme="minorBidi"/>
              <w:kern w:val="2"/>
              <w:szCs w:val="24"/>
              <w14:ligatures w14:val="standardContextual"/>
            </w:rPr>
            <w:tab/>
          </w:r>
          <w:r>
            <w:rPr>
              <w:rStyle w:val="18"/>
            </w:rPr>
            <w:t>Referências</w:t>
          </w:r>
          <w:r>
            <w:tab/>
          </w:r>
          <w:r>
            <w:fldChar w:fldCharType="begin"/>
          </w:r>
          <w:r>
            <w:instrText xml:space="preserve"> PAGEREF _Toc190184196 \h </w:instrText>
          </w:r>
          <w:r>
            <w:fldChar w:fldCharType="separate"/>
          </w:r>
          <w:r>
            <w:t>53</w:t>
          </w:r>
          <w:r>
            <w:fldChar w:fldCharType="end"/>
          </w:r>
          <w:r>
            <w:fldChar w:fldCharType="end"/>
          </w:r>
        </w:p>
        <w:p w14:paraId="361A2D72">
          <w:pPr>
            <w:pStyle w:val="36"/>
            <w:tabs>
              <w:tab w:val="right" w:pos="9061"/>
            </w:tabs>
            <w:rPr>
              <w:rFonts w:asciiTheme="minorHAnsi" w:hAnsiTheme="minorHAnsi" w:cstheme="minorBidi"/>
              <w:kern w:val="2"/>
              <w:szCs w:val="24"/>
            </w:rPr>
            <w:sectPr>
              <w:headerReference r:id="rId7" w:type="default"/>
              <w:pgSz w:w="11906" w:h="16838"/>
              <w:pgMar w:top="1701" w:right="1134" w:bottom="1134" w:left="1701" w:header="720" w:footer="0" w:gutter="0"/>
              <w:pgNumType w:start="1"/>
              <w:cols w:space="720" w:num="1"/>
              <w:formProt w:val="0"/>
              <w:docGrid w:linePitch="100" w:charSpace="0"/>
            </w:sectPr>
          </w:pPr>
          <w:r>
            <w:rPr>
              <w:rStyle w:val="85"/>
            </w:rPr>
            <w:fldChar w:fldCharType="end"/>
          </w:r>
        </w:p>
      </w:sdtContent>
    </w:sdt>
    <w:p w14:paraId="42CCEBBC">
      <w:pPr>
        <w:pStyle w:val="2"/>
        <w:numPr>
          <w:ilvl w:val="0"/>
          <w:numId w:val="1"/>
        </w:numPr>
        <w:spacing w:before="240" w:after="240" w:line="360" w:lineRule="auto"/>
      </w:pPr>
      <w:bookmarkStart w:id="0" w:name="_heading=h.gjdgxs"/>
      <w:bookmarkEnd w:id="0"/>
      <w:bookmarkStart w:id="1" w:name="_Toc190184145"/>
      <w:r>
        <w:t>Introdução</w:t>
      </w:r>
      <w:bookmarkEnd w:id="1"/>
    </w:p>
    <w:p w14:paraId="493BCFF2">
      <w:pPr>
        <w:spacing w:before="240" w:after="240"/>
        <w:ind w:firstLine="1134"/>
      </w:pPr>
      <w:r>
        <w:t>Nos últimos anos, o avanço das técnicas de inteligência artificial e sua integração com a análise de sinais biomédicos têm ampliado significativamente as possibilidades de diagnóstico automatizado em diversas áreas da saúde. Entre essas inovações, as interfaces cérebro-computador (</w:t>
      </w:r>
      <w:r>
        <w:rPr>
          <w:i/>
          <w:iCs/>
        </w:rPr>
        <w:t>Brain-Computer Interfaces</w:t>
      </w:r>
      <w:r>
        <w:t xml:space="preserve"> - BCI) destacam-se como um campo multidisciplinar que combina tecnologia, neurociência e aprendizado de máquina para compreender e interpretar os padrões de atividade elétrica do cérebro humano (Sun; Zhou, 2014). O eletroencefalograma (EEG), uma das principais ferramentas para captar sinais cerebrais, é amplamente utilizado tanto no desenvolvimento de BCIs quanto no diagnóstico de distúrbios neurológicos, como epilepsia, mal de Parkinson e Alzheimer (Almeida; Lima; Peres, 2021).</w:t>
      </w:r>
    </w:p>
    <w:p w14:paraId="21598EC1">
      <w:pPr>
        <w:spacing w:before="240" w:after="240"/>
        <w:ind w:firstLine="1134"/>
      </w:pPr>
      <w:r>
        <w:t xml:space="preserve">No contexto da epilepsia, que afeta aproximadamente 1% da população mundial (Fisher et al., 2014), o EEG desempenha um papel crucial ao registrar as anormalidades elétricas que caracterizam as crises epilépticas (CE). No entanto, o diagnóstico diferencial entre CE e crises não epilépticas psicogênicas (CNEP) continua sendo um desafio significativo. As CNEPs, apesar de apresentarem sintomas que imitam crises epilépticas, possuem origem psicológica e não exibem as descargas elétricas típicas de CE, o que pode levar a diagnósticos equivocados e tratamentos inadequados (Santos, 2018, p. 25). Essa dificuldade é agravada pela dependência de análise visual por especialistas, um processo demorado e dependente da presença deste profissional, o que pode ser um limitador em determinadas regiões do país (Santos, 2018, p. 21). </w:t>
      </w:r>
    </w:p>
    <w:p w14:paraId="44226E09">
      <w:pPr>
        <w:spacing w:before="240" w:after="240"/>
        <w:ind w:firstLine="1134"/>
      </w:pPr>
      <w:r>
        <w:t>As crises epilépticas (CE) são definidas como manifestações excessivas e/ou hiper síncronas resultantes da atividade cerebral, geralmente autolimitadas, envolvendo graus variados de contração muscular (Bonaventura et al., 2006). Em contrapartida, as crises não epilépticas psicogênicas (CNEP) são condições médicas complexas que se apresentam com sintomas físicos ou neurológicos sem uma razão fisiológica, evidenciando a presença de fatores psicológicos como base dos sintomas (Reuber, 2008). No final do século XIX, Gowers e Charcot descreveram aspectos semiológicos úteis no diagnóstico diferencial entre CE e CNEP, ressaltando a possibilidade de coexistência entre as duas, complicando ainda mais o diagnóstico diferencial (Paola, 2010). A diferenciação entre essas crises é, portanto, um desafio clínico significativo devido à complexidade dos sintomas e à especificidade de cada tratamento.</w:t>
      </w:r>
    </w:p>
    <w:p w14:paraId="3098C955">
      <w:pPr>
        <w:spacing w:before="240" w:after="240"/>
        <w:ind w:firstLine="720"/>
      </w:pPr>
      <w:r>
        <w:t>Com o advento do CAD (</w:t>
      </w:r>
      <w:r>
        <w:rPr>
          <w:i/>
          <w:iCs/>
        </w:rPr>
        <w:t>Computer Aided Detection</w:t>
      </w:r>
      <w:r>
        <w:t xml:space="preserve">), a acurácia na análise de exames e elaboração de diagnósticos teve um avanço significativo (Uguz, 2012; Firmino et al., 2014). A utilização de grandes bancos de dados médicos e programas com capacidade de filtragem de informações tem se mostrado extremamente útil no diagnóstico, realizando análises rápidas das variáveis que os compõem (Chattopadhyay, 2014a). </w:t>
      </w:r>
    </w:p>
    <w:p w14:paraId="1F0CB989">
      <w:pPr>
        <w:spacing w:before="240" w:after="240"/>
        <w:ind w:firstLine="720"/>
      </w:pPr>
      <w:r>
        <w:t xml:space="preserve">Diferentes algoritmos de aprendizado de máquina têm sido aplicados para a análise de sinais de EEG em sistemas de </w:t>
      </w:r>
      <w:r>
        <w:rPr>
          <w:i/>
          <w:iCs/>
          <w:rPrChange w:id="8" w:author="Beatriz dos reis leite" w:date="2025-02-11T13:32:00Z">
            <w:rPr/>
          </w:rPrChange>
        </w:rPr>
        <w:t>Brain</w:t>
      </w:r>
      <w:r>
        <w:rPr>
          <w:i/>
          <w:iCs/>
          <w:rPrChange w:id="9" w:author="Beatriz dos reis leite" w:date="2025-02-11T13:32:00Z">
            <w:rPr/>
          </w:rPrChange>
        </w:rPr>
        <w:t>-Computer Interface</w:t>
      </w:r>
      <w:r>
        <w:t xml:space="preserve"> (BCI) e no diagnóstico de condições neurológicas, como epilepsia e distúrbios psicogênicos. Esses estudos demonstram a diversidade de técnicas disponíveis e a evolução no tratamento automatizado de dados biomédicos, reforçando a importância de abordagens inovadoras para superar os desafios diagnósticos (Firmino et al., 2014; Chattopadhyay, 2014a).</w:t>
      </w:r>
    </w:p>
    <w:p w14:paraId="33237F8C">
      <w:pPr>
        <w:spacing w:before="240" w:after="240"/>
        <w:ind w:firstLine="1134"/>
      </w:pPr>
      <w:r>
        <w:t>Neste contexto, o presente trabalho propõe uma metodologia que explora técnicas avançadas na análise de EEG, buscando contribuir para o desenvolvimento de sistemas mais precisos e eficientes. A proposta se fundamenta na literatura existente, que destaca a relevância de aprimorar métodos para diferenciar condições complexas, como crises epilépticas e não epilépticas, e na necessidade de soluções acessíveis e eficazes para superar as limitações atuais (Reuber, 2008; Santos, 2018).</w:t>
      </w:r>
    </w:p>
    <w:p w14:paraId="73E0FF43">
      <w:pPr>
        <w:spacing w:before="240" w:after="240"/>
        <w:ind w:firstLine="1134"/>
      </w:pPr>
      <w:r>
        <w:t>Entre as técnicas utilizadas, destacam-se os algoritmos de aprendizado supervisionado, como as Máquinas de Vetores de Suporte (</w:t>
      </w:r>
      <w:r>
        <w:rPr>
          <w:i/>
          <w:iCs/>
          <w:rPrChange w:id="10" w:author="Beatriz dos reis leite" w:date="2025-02-11T13:32:00Z">
            <w:rPr/>
          </w:rPrChange>
        </w:rPr>
        <w:t>Support</w:t>
      </w:r>
      <w:r>
        <w:rPr>
          <w:i/>
          <w:iCs/>
          <w:rPrChange w:id="11" w:author="Beatriz dos reis leite" w:date="2025-02-11T13:32:00Z">
            <w:rPr/>
          </w:rPrChange>
        </w:rPr>
        <w:t xml:space="preserve"> Vector Machine</w:t>
      </w:r>
      <w:r>
        <w:t xml:space="preserve"> - SVM), que têm se mostrado eficazes em separar padrões complexos nos sinais de EEG. A robustez e a alta acurácia da SVM em cenários com conjuntos de dados limitados tem sido uma escolha recorrente em estudos da área (Cortes; Vapnik, 1995; Almeida, 2021). Além disso, sistemas híbridos que combinam múltiplas tecnologias têm ampliado as capacidades de análise, oferecendo resultados mais precisos e abrangentes (Son et al., 2012). Esses avanços não apenas melhoram os diagnósticos, mas também possibilitam a criação de redes colaborativas que integram centros médicos, pesquisadores e especialistas, elevando a precisão da medicina personalizada (Strafella et al., 2018).</w:t>
      </w:r>
    </w:p>
    <w:p w14:paraId="46076A6A">
      <w:pPr>
        <w:spacing w:before="240" w:after="240"/>
        <w:ind w:firstLine="1134"/>
      </w:pPr>
      <w:r>
        <w:t>Máquinas de Vetores de Suporte (</w:t>
      </w:r>
      <w:r>
        <w:rPr>
          <w:i/>
          <w:iCs/>
          <w:rPrChange w:id="12" w:author="Beatriz dos reis leite" w:date="2025-02-11T13:34:00Z">
            <w:rPr/>
          </w:rPrChange>
        </w:rPr>
        <w:t>Support</w:t>
      </w:r>
      <w:r>
        <w:rPr>
          <w:i/>
          <w:iCs/>
          <w:rPrChange w:id="13" w:author="Beatriz dos reis leite" w:date="2025-02-11T13:34:00Z">
            <w:rPr/>
          </w:rPrChange>
        </w:rPr>
        <w:t xml:space="preserve"> Vector Machine</w:t>
      </w:r>
      <w:r>
        <w:t xml:space="preserve"> - SVM): SVM tem se mostrado eficaz em separar padrões complexos nos sinais de EEG, especialmente em aplicações onde as classes são não linearmente separáveis (Cortes; Vapnik, 1995). </w:t>
      </w:r>
    </w:p>
    <w:p w14:paraId="5D528EFC">
      <w:pPr>
        <w:spacing w:before="240" w:after="240"/>
        <w:ind w:firstLine="1134"/>
      </w:pPr>
      <w:r>
        <w:t>Visando aumentar a capacidade de análise dos sistemas de auxílio ao diagnóstico, foram desenvolvidos sistemas híbridos que utilizam duas ou mais tecnologias em paralelo ou em série, melhorando a precisão e a abrangência dos resultados (Son et al., 2012). A criação de redes colaborativas, incluindo centros médicos, institutos de pesquisa e especialistas altamente qualificados, pode ser decisiva para levar a medicina a um grau de precisão elevado, fornecendo terapias ideais e mais seguras, discriminando indivíduos em risco, identificando pacientes no período pré-clínico ou nos estágios iniciais da doença, e definindo estratégias individualizadas e preventivas para melhorar o prognóstico e a qualidade de vida do paciente (Strafella et al., 2018).</w:t>
      </w:r>
    </w:p>
    <w:p w14:paraId="6ADF5B87">
      <w:pPr>
        <w:pStyle w:val="2"/>
        <w:spacing w:before="240" w:after="240" w:line="360" w:lineRule="auto"/>
        <w:ind w:left="360"/>
      </w:pPr>
      <w:bookmarkStart w:id="2" w:name="_Toc190184146"/>
      <w:r>
        <w:t>1.1 Justificativa</w:t>
      </w:r>
      <w:bookmarkEnd w:id="2"/>
    </w:p>
    <w:p w14:paraId="12E138B7">
      <w:pPr>
        <w:spacing w:before="240" w:after="240"/>
        <w:ind w:firstLine="1134"/>
      </w:pPr>
      <w:r>
        <w:t xml:space="preserve">O presente estudo visa o desenvolvimento de um sistema, baseado em uma linguagem </w:t>
      </w:r>
      <w:r>
        <w:rPr>
          <w:i/>
          <w:iCs/>
        </w:rPr>
        <w:t>Open Source</w:t>
      </w:r>
      <w:r>
        <w:t xml:space="preserve"> (Python), para uso dos pesquisadores do Instituto de Psiquiatria do Hospital das Clínicas da Faculdade de Medicina da Universidade de São Paulo (Ipq-HCFMUSP), cuja finalidade é a identificação do tipo de epilepsia, CE ou PNES, a partir dos sinais EEG dos pacientes. Espera-se também que o sistema desenvolvido seja democrático no sentido de não demandar recursos específicos para funcionamento. Isso garantirá sua utilização por outras instituições de saúde que tenham interesse em uma ferramenta de auxílio ao diagnóstico dessas epilepsias. Serão utilizadas técnicas como a Transformada Wavelet Discreta (DWT) para a diferenciação de crises psicogênicas, juntamente com o classificador SVM, do inglês, </w:t>
      </w:r>
      <w:r>
        <w:rPr>
          <w:i/>
          <w:iCs/>
        </w:rPr>
        <w:t>Support Vector Machine</w:t>
      </w:r>
      <w:r>
        <w:t xml:space="preserve">, ou Máquina de Vetores de Suporte. </w:t>
      </w:r>
    </w:p>
    <w:p w14:paraId="34BD6E73">
      <w:pPr>
        <w:spacing w:before="240" w:after="240"/>
        <w:ind w:firstLine="1134"/>
      </w:pPr>
    </w:p>
    <w:p w14:paraId="301602AF">
      <w:pPr>
        <w:pStyle w:val="2"/>
        <w:spacing w:before="240" w:after="240" w:line="360" w:lineRule="auto"/>
        <w:ind w:left="360"/>
      </w:pPr>
      <w:bookmarkStart w:id="3" w:name="_Toc190184147"/>
      <w:r>
        <w:t>1.2 Objetivos Gerais</w:t>
      </w:r>
      <w:bookmarkEnd w:id="3"/>
    </w:p>
    <w:p w14:paraId="5771BC2E">
      <w:pPr>
        <w:spacing w:before="240" w:after="240"/>
        <w:ind w:firstLine="1134"/>
      </w:pPr>
      <w:r>
        <w:t>Desenvolver e validar um sistema automatizado para classificação de crises epilépticas (CE) e crises não epilépticas psicogênicas (CNEP), a partir de sinais de EEG processados por técnicas de aprendizado de máquina, implementadas em Python.</w:t>
      </w:r>
    </w:p>
    <w:p w14:paraId="414D0AED">
      <w:pPr>
        <w:pStyle w:val="2"/>
        <w:spacing w:before="240" w:after="240" w:line="360" w:lineRule="auto"/>
        <w:ind w:left="360"/>
      </w:pPr>
      <w:bookmarkStart w:id="4" w:name="_Toc190184148"/>
      <w:r>
        <w:t>1.2.1 Objetivos Específicos</w:t>
      </w:r>
      <w:bookmarkEnd w:id="4"/>
    </w:p>
    <w:p w14:paraId="43A8F43F">
      <w:pPr>
        <w:pStyle w:val="90"/>
        <w:numPr>
          <w:ilvl w:val="0"/>
          <w:numId w:val="2"/>
        </w:numPr>
        <w:spacing w:before="240" w:after="240"/>
      </w:pPr>
      <w:r>
        <w:t>Implementar um fluxo de processamento baseado em Transformada Wavelet Discreta (DWT) e classificadores como Máquinas de Vetores de Suporte (SVM), utilizando ferramentas de código aberto.</w:t>
      </w:r>
    </w:p>
    <w:p w14:paraId="43AF0009">
      <w:pPr>
        <w:pStyle w:val="90"/>
        <w:numPr>
          <w:ilvl w:val="0"/>
          <w:numId w:val="2"/>
        </w:numPr>
        <w:spacing w:before="240" w:after="240"/>
      </w:pPr>
      <w:r>
        <w:t>Utilizar a DWT para identificar e selecionar características discriminantes relevantes dos sinais EEG, otimizando a separação entre CE e CNEPs.</w:t>
      </w:r>
    </w:p>
    <w:p w14:paraId="2BA1295F">
      <w:pPr>
        <w:pStyle w:val="90"/>
        <w:numPr>
          <w:ilvl w:val="0"/>
          <w:numId w:val="2"/>
        </w:numPr>
        <w:spacing w:before="240" w:after="240"/>
      </w:pPr>
      <w:r>
        <w:t>Realizar análises que avaliem a consistência e a eficácia do sistema automatizado, utilizando as métricas de avaliação padrão, como acurácia, precisão, sensibilidade e especificidade.</w:t>
      </w:r>
    </w:p>
    <w:p w14:paraId="60BCDBA8">
      <w:pPr>
        <w:pStyle w:val="90"/>
        <w:numPr>
          <w:ilvl w:val="0"/>
          <w:numId w:val="2"/>
        </w:numPr>
        <w:spacing w:before="240" w:after="240"/>
      </w:pPr>
      <w:r>
        <w:t>Incorporar e validar os resultados mais recentes disponíveis na literatura, garantindo que o sistema se mantenha eficaz e adequado aos padrões clínicos e computacionais.</w:t>
      </w:r>
    </w:p>
    <w:p w14:paraId="48439412">
      <w:pPr>
        <w:pStyle w:val="90"/>
        <w:numPr>
          <w:ilvl w:val="0"/>
          <w:numId w:val="2"/>
        </w:numPr>
        <w:spacing w:before="240" w:after="240"/>
      </w:pPr>
      <w:r>
        <w:t>Explorar a adaptabilidade do sistema para diferentes bases de dados e contextos clínicos, propondo melhorias que ampliem sua aplicabilidade.</w:t>
      </w:r>
    </w:p>
    <w:p w14:paraId="551D3CB8">
      <w:pPr>
        <w:pStyle w:val="2"/>
        <w:spacing w:before="240" w:after="240" w:line="360" w:lineRule="auto"/>
        <w:ind w:left="360"/>
      </w:pPr>
      <w:bookmarkStart w:id="5" w:name="_Toc190184149"/>
      <w:r>
        <w:t>1.3 Estrutura do Documento</w:t>
      </w:r>
      <w:bookmarkEnd w:id="5"/>
    </w:p>
    <w:p w14:paraId="65497538">
      <w:pPr>
        <w:spacing w:before="240" w:after="240"/>
        <w:ind w:firstLine="1134"/>
      </w:pPr>
      <w:r>
        <w:t>O presente trabalho está estruturado da seguinte forma: o capítulo 1 apresenta a introdução ao tema, justificativa e objetivos da pesquisa. O capítulo 2 discute a revisão bibliográfica pertinente ao tema com os trabalhos já publicados sobre o assunto. O capítulo 3 descreve os fundamentos teóricos relacionados à epilepsia, métodos de extração de características de sinais EEG e o classificador SVM. O capítulo 4 detalha os métodos utilizados na pesquisa. O capítulo 5 apresenta os resultados obtidos e suas discussões. Por fim, o capítulo 6 conclui o trabalho e sugere direções para pesquisas futuras.</w:t>
      </w:r>
    </w:p>
    <w:p w14:paraId="4E22D865">
      <w:pPr>
        <w:spacing w:after="120"/>
        <w:ind w:firstLine="567"/>
      </w:pPr>
      <w:r>
        <w:br w:type="page"/>
      </w:r>
    </w:p>
    <w:p w14:paraId="29D48431">
      <w:pPr>
        <w:pStyle w:val="2"/>
        <w:numPr>
          <w:ilvl w:val="0"/>
          <w:numId w:val="1"/>
        </w:numPr>
      </w:pPr>
      <w:bookmarkStart w:id="6" w:name="_heading=h.o6x9n7x0o9t1"/>
      <w:bookmarkEnd w:id="6"/>
      <w:bookmarkStart w:id="7" w:name="_heading=h.q6rdb53h9llp"/>
      <w:bookmarkEnd w:id="7"/>
      <w:bookmarkStart w:id="8" w:name="_Toc190184150"/>
      <w:r>
        <w:t>Fundamentação Teórica</w:t>
      </w:r>
      <w:bookmarkEnd w:id="8"/>
    </w:p>
    <w:p w14:paraId="0BC55AD1">
      <w:pPr>
        <w:ind w:firstLine="1080"/>
      </w:pPr>
      <w:r>
        <w:t>Este capítulo apresenta os conceitos fundamentais que embasam o trabalho, fornecendo o contexto necessário para entender a aplicação de técnicas de aprendizado de máquina em sinais biomédicos. Inicialmente, discute-se a epilepsia, suas dificuldades diagnósticas e as técnicas utilizadas para análise de sinais de EEG. São abordados conceitos como o eletroencefalograma, os tipos de oscilações neurais e a Transformada Wavelet Discreta (DWT), destacando suas propriedades matemáticas e aplicações práticas. Além disso, apresenta-se a Máquina de Vetores de Suporte (SVM) como ferramenta de classificação de sinais, reforçando sua relevância na identificação de padrões complexos. Esta abordagem é fundamentada em estudos recentes que evidenciam o papel da inteligência artificial na melhoria de diagnósticos neurológicos (; Cortes; Vapnik, 1995).</w:t>
      </w:r>
    </w:p>
    <w:p w14:paraId="58E01C0C">
      <w:pPr>
        <w:spacing w:before="240" w:after="240"/>
        <w:ind w:firstLine="1134"/>
        <w:rPr>
          <w:b/>
          <w:bCs/>
        </w:rPr>
      </w:pPr>
      <w:r>
        <w:rPr>
          <w:b/>
          <w:bCs/>
        </w:rPr>
        <w:t>2.1 Epilepsia: Definição e Prevalência</w:t>
      </w:r>
    </w:p>
    <w:p w14:paraId="7FDE0084">
      <w:pPr>
        <w:spacing w:before="240" w:after="240"/>
        <w:ind w:firstLine="1134"/>
      </w:pPr>
      <w:r>
        <w:t>A epilepsia, popularmente conhecida como convulsão, é uma das doenças crônicas mais comuns do sistema nervoso central, juntamente com os distúrbios circulatórios. Estima-se que aproximadamente 1% da população mundial sofra de epilepsia, e aos 80 anos, uma em cada dez pessoas terá experimentado pelo menos uma crise epiléptica, como convulsões ocasionais (Kramer, 2005). A incidência anual de novos casos é de cerca de 46 por 100.000 pessoas, variando conforme a faixa etária, com a maior incidência observada na infância e na terceira idade.</w:t>
      </w:r>
    </w:p>
    <w:p w14:paraId="02C6B953">
      <w:pPr>
        <w:spacing w:before="240" w:after="240"/>
        <w:ind w:firstLine="1134"/>
      </w:pPr>
      <w:r>
        <w:t>A epilepsia é uma doença cerebral que pode ter várias causas, todas caracterizadas pela ocorrência de crises epilépticas repetidas. Essas crises são desencadeadas por um aumento súbito e anormal da atividade elétrica cerebral. Em geral, as crises duram menos de dois minutos e, entre os surtos epilépticos, os indivíduos afetados podem não apresentar sintomas. No entanto, crises epilépticas podem ocorrer sem que o indivíduo seja epiléptico, sendo estas chamadas de crises ocasionais, que podem ser desencadeadas por fatores externos, como doenças agudas ou lesões cerebrais. Convulsões febris em crianças são um exemplo deste tipo de crise (Engel; Pedley, 2008).</w:t>
      </w:r>
    </w:p>
    <w:p w14:paraId="4F9E46DD">
      <w:pPr>
        <w:spacing w:before="240" w:after="240"/>
        <w:ind w:firstLine="1134"/>
      </w:pPr>
    </w:p>
    <w:p w14:paraId="061166F4">
      <w:pPr>
        <w:spacing w:before="240" w:after="240"/>
        <w:ind w:firstLine="1134"/>
      </w:pPr>
    </w:p>
    <w:p w14:paraId="03E55662">
      <w:pPr>
        <w:pStyle w:val="2"/>
        <w:spacing w:before="240" w:after="240" w:line="360" w:lineRule="auto"/>
        <w:ind w:left="360"/>
      </w:pPr>
      <w:bookmarkStart w:id="9" w:name="_Toc190184151"/>
      <w:r>
        <w:t>2.2 Diagnóstico e Desafios</w:t>
      </w:r>
      <w:bookmarkEnd w:id="9"/>
    </w:p>
    <w:p w14:paraId="510AFBAD">
      <w:pPr>
        <w:spacing w:before="240" w:after="240"/>
        <w:ind w:firstLine="1134"/>
      </w:pPr>
      <w:r>
        <w:t>Embora os avanços no diagnóstico e terapia tenham sido significativos, ainda existem lacunas de informação, equívocos e preconceitos relacionados ao quadro clínico da epilepsia. A sociedade muitas vezes marginaliza as pessoas afetadas, considerando-as deficientes mentais. Existem mais de 20 formas diferentes conhecidas de crises epilépticas e mais de 30 tipos de epilepsia, tornando o aspecto médico da doença extremamente complexo (Moreira, 2004).</w:t>
      </w:r>
    </w:p>
    <w:p w14:paraId="2D660D84">
      <w:pPr>
        <w:spacing w:before="240" w:after="240"/>
        <w:ind w:firstLine="1134"/>
      </w:pPr>
      <w:r>
        <w:t>O diagnóstico clínico de epilepsia é baseado na ocorrência de pelo menos duas crises não provocadas por um fator desencadeante e separadas por mais de 24 horas. No entanto, uma única crise, se suficientemente típica e associada a uma alta probabilidade de recorrência, pode ser suficiente para estabelecer a hipótese diagnóstica. Para um diagnóstico preciso, diversos exames complementares são utilizados para descartar outras patologias que podem causar convulsões, localizar a região epileptogênica e identificar lesões cerebrais responsáveis pela epilepsia.</w:t>
      </w:r>
    </w:p>
    <w:p w14:paraId="2E3491A5">
      <w:pPr>
        <w:pStyle w:val="2"/>
        <w:spacing w:before="240" w:after="240" w:line="360" w:lineRule="auto"/>
        <w:ind w:left="360"/>
      </w:pPr>
      <w:bookmarkStart w:id="10" w:name="_Toc190184152"/>
      <w:r>
        <w:t>2.3 Eletroencefalograma (EEG)</w:t>
      </w:r>
      <w:bookmarkEnd w:id="10"/>
    </w:p>
    <w:p w14:paraId="72F34295">
      <w:pPr>
        <w:spacing w:before="240" w:after="240"/>
        <w:ind w:firstLine="1134"/>
      </w:pPr>
      <w:r>
        <w:t>O eletroencefalograma (EEG) é uma ferramenta essencial para o estudo da atividade elétrica cerebral, oferecendo uma análise em alta resolução temporal, inferior a um milissegundo, o que o torna uma técnica não invasiva altamente eficiente. (Vaid; Singh; Kaur, 2015). Este exame registra os potenciais elétricos gerados pelas interações neuronais por meio de eletrodos posicionados estrategicamente no couro cabeludo, de acordo com o sistema internacional 10-20. Este sistema organiza os eletrodos em uma grade padronizada, baseada em pontos anatômicos específicos, assegurando que as gravações sejam consistentes e comparáveis (Fu; Daly; Cavanoghu, 2006).</w:t>
      </w:r>
    </w:p>
    <w:p w14:paraId="49BE800B">
      <w:pPr>
        <w:spacing w:before="240" w:after="240"/>
        <w:ind w:firstLine="1134"/>
      </w:pPr>
      <w:r>
        <w:t>A disposição dos eletrodos no sistema internacional 10-20 foi projetada para garantir uma cobertura uniforme das regiões cerebrais, com base em referências anatômicas específicas, como o nasion (ponto entre a testa e o nariz) e o inion (protuberância óssea na base do crânio). Os eletrodos são posicionados em distâncias proporcionais de 10% ou 20% dessas referências, proporcionando uma padronização global para a análise de sinais cerebrais, conforme mostrado na Figura 1.</w:t>
      </w:r>
    </w:p>
    <w:p w14:paraId="5DCA129E">
      <w:pPr>
        <w:pStyle w:val="33"/>
        <w:jc w:val="left"/>
        <w:rPr>
          <w:i w:val="0"/>
          <w:iCs w:val="0"/>
        </w:rPr>
      </w:pPr>
      <w:r>
        <w:drawing>
          <wp:anchor distT="0" distB="0" distL="114300" distR="114300" simplePos="0" relativeHeight="251662336" behindDoc="0" locked="0" layoutInCell="1" allowOverlap="1">
            <wp:simplePos x="0" y="0"/>
            <wp:positionH relativeFrom="margin">
              <wp:align>center</wp:align>
            </wp:positionH>
            <wp:positionV relativeFrom="paragraph">
              <wp:posOffset>410845</wp:posOffset>
            </wp:positionV>
            <wp:extent cx="2390775" cy="2461895"/>
            <wp:effectExtent l="0" t="0" r="9525" b="0"/>
            <wp:wrapTopAndBottom/>
            <wp:docPr id="18019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41588" name="Picture 1"/>
                    <pic:cNvPicPr>
                      <a:picLocks noChangeAspect="1"/>
                    </pic:cNvPicPr>
                  </pic:nvPicPr>
                  <pic:blipFill>
                    <a:blip r:embed="rId11">
                      <a:extLst>
                        <a:ext uri="{28A0092B-C50C-407E-A947-70E740481C1C}">
                          <a14:useLocalDpi xmlns:a14="http://schemas.microsoft.com/office/drawing/2010/main" val="0"/>
                        </a:ext>
                      </a:extLst>
                    </a:blip>
                    <a:srcRect l="13695" t="11016" r="6370"/>
                    <a:stretch>
                      <a:fillRect/>
                    </a:stretch>
                  </pic:blipFill>
                  <pic:spPr>
                    <a:xfrm>
                      <a:off x="0" y="0"/>
                      <a:ext cx="2390775" cy="2461895"/>
                    </a:xfrm>
                    <a:prstGeom prst="rect">
                      <a:avLst/>
                    </a:prstGeom>
                    <a:ln>
                      <a:noFill/>
                    </a:ln>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4867275" cy="457200"/>
                <wp:effectExtent l="0" t="0" r="9525" b="0"/>
                <wp:wrapTopAndBottom/>
                <wp:docPr id="750725309" name="Caixa de Texto 1"/>
                <wp:cNvGraphicFramePr/>
                <a:graphic xmlns:a="http://schemas.openxmlformats.org/drawingml/2006/main">
                  <a:graphicData uri="http://schemas.microsoft.com/office/word/2010/wordprocessingShape">
                    <wps:wsp>
                      <wps:cNvSpPr txBox="1"/>
                      <wps:spPr>
                        <a:xfrm>
                          <a:off x="0" y="0"/>
                          <a:ext cx="4867275" cy="457200"/>
                        </a:xfrm>
                        <a:prstGeom prst="rect">
                          <a:avLst/>
                        </a:prstGeom>
                        <a:solidFill>
                          <a:prstClr val="white"/>
                        </a:solidFill>
                        <a:ln>
                          <a:noFill/>
                        </a:ln>
                      </wps:spPr>
                      <wps:txbx>
                        <w:txbxContent>
                          <w:p w14:paraId="5D644CE1">
                            <w:pPr>
                              <w:pStyle w:val="33"/>
                              <w:rPr>
                                <w:i w:val="0"/>
                                <w:iCs w:val="0"/>
                              </w:rPr>
                            </w:pPr>
                            <w:bookmarkStart w:id="52" w:name="_Toc190183442"/>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w:t>
                            </w:r>
                            <w:r>
                              <w:rPr>
                                <w:i w:val="0"/>
                                <w:iCs w:val="0"/>
                              </w:rPr>
                              <w:fldChar w:fldCharType="end"/>
                            </w:r>
                            <w:r>
                              <w:rPr>
                                <w:i w:val="0"/>
                                <w:iCs w:val="0"/>
                              </w:rPr>
                              <w:t xml:space="preserve"> - Sistema internacional 10–20 de posicionamento de eletrodos</w:t>
                            </w:r>
                            <w:bookmarkEnd w:id="52"/>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Caixa de Texto 1" o:spid="_x0000_s1026" o:spt="202" type="#_x0000_t202" style="position:absolute;left:0pt;margin-top:0pt;height:36pt;width:383.25pt;mso-position-horizontal:center;mso-position-horizontal-relative:margin;mso-wrap-distance-bottom:0pt;mso-wrap-distance-top:0pt;z-index:251664384;mso-width-relative:page;mso-height-relative:page;" fillcolor="#FFFFFF" filled="t" stroked="f" coordsize="21600,21600" o:gfxdata="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w7Ni41AAAAAQBAAAPAAAAAAAAAAEAIAAAACIAAABkcnMvZG93bnJl&#10;di54bWxQSwECFAAUAAAACACHTuJAlWhJ6ToCAACCBAAADgAAAAAAAAABACAAAAAjAQAAZHJzL2Uy&#10;b0RvYy54bWxQSwUGAAAAAAYABgBZAQAAzwUAAAAA&#10;">
                <v:fill on="t" focussize="0,0"/>
                <v:stroke on="f"/>
                <v:imagedata o:title=""/>
                <o:lock v:ext="edit" aspectratio="f"/>
                <v:textbox inset="0mm,0mm,0mm,0mm">
                  <w:txbxContent>
                    <w:p w14:paraId="5D644CE1">
                      <w:pPr>
                        <w:pStyle w:val="33"/>
                        <w:rPr>
                          <w:i w:val="0"/>
                          <w:iCs w:val="0"/>
                        </w:rPr>
                      </w:pPr>
                      <w:bookmarkStart w:id="52" w:name="_Toc190183442"/>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w:t>
                      </w:r>
                      <w:r>
                        <w:rPr>
                          <w:i w:val="0"/>
                          <w:iCs w:val="0"/>
                        </w:rPr>
                        <w:fldChar w:fldCharType="end"/>
                      </w:r>
                      <w:r>
                        <w:rPr>
                          <w:i w:val="0"/>
                          <w:iCs w:val="0"/>
                        </w:rPr>
                        <w:t xml:space="preserve"> - Sistema internacional 10–20 de posicionamento de eletrodos</w:t>
                      </w:r>
                      <w:bookmarkEnd w:id="52"/>
                    </w:p>
                  </w:txbxContent>
                </v:textbox>
                <w10:wrap type="topAndBottom"/>
              </v:shape>
            </w:pict>
          </mc:Fallback>
        </mc:AlternateContent>
      </w:r>
      <w:r>
        <w:rPr>
          <w:i w:val="0"/>
          <w:iCs w:val="0"/>
          <w:sz w:val="20"/>
          <w:szCs w:val="20"/>
        </w:rPr>
        <w:t>Fonte: Retirado de Ferrari Marinho, 2017</w:t>
      </w:r>
    </w:p>
    <w:p w14:paraId="31FC9343">
      <w:pPr>
        <w:spacing w:before="240" w:after="240"/>
        <w:ind w:firstLine="1134"/>
      </w:pPr>
      <w:r>
        <w:t>Os eletrodos recebem números pares para o hemisfério direito e ímpares para o hemisfério esquerdo. Aqueles situados na linha média são identificados com a letra "z" (zero), indicando sua posição central. Essa disposição permite a coleta de dados específicos de diferentes regiões cerebrais, facilitando a identificação de anormalidades associadas a crises epilépticas.</w:t>
      </w:r>
    </w:p>
    <w:p w14:paraId="66EA1B62">
      <w:pPr>
        <w:spacing w:before="240" w:after="240"/>
        <w:ind w:firstLine="1134"/>
      </w:pPr>
      <w:r>
        <w:t>A análise do EEG permite a identificação de anormalidades características, como picos ou picos-ondas, que ajudam a caracterizar a síndrome epiléptica e localizar as áreas cerebrais envolvidas.</w:t>
      </w:r>
    </w:p>
    <w:p w14:paraId="12E752A5">
      <w:pPr>
        <w:spacing w:before="240" w:after="240"/>
        <w:ind w:firstLine="1134"/>
      </w:pPr>
      <w:r>
        <w:t>Os sinais EEG são descritos como séries temporais não lineares e não estacionárias, contendo informações valiosas sobre a atividade neural. Esses sinais são compostos por diferentes ritmos, classificados em faixas de frequência específicas: delta (0,1–4 Hz), teta (4–7 Hz), alfa (7–13 Hz), mu (8–13 Hz), beta (13–31 Hz) e gama (&gt; 31 Hz). Cada faixa está associada a funções neurais distintas, como estados de relaxamento, concentração e processamento cognitivo. À medida que a frequência aumenta, observa-se uma queda na amplitude espectral dos sinais (Bastos-Filho, 2020).</w:t>
      </w:r>
    </w:p>
    <w:p w14:paraId="36284C9A">
      <w:pPr>
        <w:spacing w:before="240" w:after="240"/>
        <w:ind w:firstLine="1134"/>
      </w:pPr>
      <w:r>
        <w:t>No contexto da epilepsia, é essencial distinguir as diferentes fases do EEG relacionadas às crises, como o período interictal (entre as crises), pré-ictal (antes da crise) e ictal (durante a crise). Essas fases apresentam características distintas nos sinais de EEG, sendo fundamentais para o diagnóstico e para o desenvolvimento de sistemas automatizados de detecção. Durante o estado ictal, por exemplo, podem ser observadas descargas epileptiformes, como picos e ondas lentas, que são marcadores importantes da atividade epiléptica (Gotman, 1982; Fisher et al., 2014).</w:t>
      </w:r>
    </w:p>
    <w:p w14:paraId="6F1B25A2">
      <w:pPr>
        <w:spacing w:before="240" w:after="240"/>
        <w:ind w:firstLine="1134"/>
      </w:pPr>
      <w:r>
        <mc:AlternateContent>
          <mc:Choice Requires="wps">
            <w:drawing>
              <wp:anchor distT="0" distB="0" distL="114300" distR="114300" simplePos="0" relativeHeight="251665408" behindDoc="0" locked="0" layoutInCell="1" allowOverlap="1">
                <wp:simplePos x="0" y="0"/>
                <wp:positionH relativeFrom="margin">
                  <wp:posOffset>1641475</wp:posOffset>
                </wp:positionH>
                <wp:positionV relativeFrom="paragraph">
                  <wp:posOffset>636270</wp:posOffset>
                </wp:positionV>
                <wp:extent cx="2476500" cy="285750"/>
                <wp:effectExtent l="0" t="0" r="0" b="0"/>
                <wp:wrapTopAndBottom/>
                <wp:docPr id="504991821" name="Caixa de Texto 1"/>
                <wp:cNvGraphicFramePr/>
                <a:graphic xmlns:a="http://schemas.openxmlformats.org/drawingml/2006/main">
                  <a:graphicData uri="http://schemas.microsoft.com/office/word/2010/wordprocessingShape">
                    <wps:wsp>
                      <wps:cNvSpPr txBox="1"/>
                      <wps:spPr>
                        <a:xfrm>
                          <a:off x="0" y="0"/>
                          <a:ext cx="2476500" cy="285750"/>
                        </a:xfrm>
                        <a:prstGeom prst="rect">
                          <a:avLst/>
                        </a:prstGeom>
                        <a:solidFill>
                          <a:prstClr val="white"/>
                        </a:solidFill>
                        <a:ln>
                          <a:noFill/>
                        </a:ln>
                      </wps:spPr>
                      <wps:txbx>
                        <w:txbxContent>
                          <w:p w14:paraId="6F77976E">
                            <w:pPr>
                              <w:pStyle w:val="33"/>
                              <w:rPr>
                                <w:rFonts w:cs="Arial"/>
                                <w:szCs w:val="22"/>
                              </w:rPr>
                            </w:pPr>
                            <w:bookmarkStart w:id="53" w:name="_Toc190183443"/>
                            <w:r>
                              <w:t xml:space="preserve">Figura </w:t>
                            </w:r>
                            <w:r>
                              <w:fldChar w:fldCharType="begin"/>
                            </w:r>
                            <w:r>
                              <w:instrText xml:space="preserve"> SEQ Figura \* ARABIC </w:instrText>
                            </w:r>
                            <w:r>
                              <w:fldChar w:fldCharType="separate"/>
                            </w:r>
                            <w:r>
                              <w:t>2</w:t>
                            </w:r>
                            <w:r>
                              <w:fldChar w:fldCharType="end"/>
                            </w:r>
                            <w:r>
                              <w:t xml:space="preserve"> - Tipos de ritmos cerebrais</w:t>
                            </w:r>
                            <w:bookmarkEnd w:id="53"/>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Caixa de Texto 1" o:spid="_x0000_s1026" o:spt="202" type="#_x0000_t202" style="position:absolute;left:0pt;margin-left:129.25pt;margin-top:50.1pt;height:22.5pt;width:195pt;mso-position-horizontal-relative:margin;mso-wrap-distance-bottom:0pt;mso-wrap-distance-top:0pt;z-index:251665408;mso-width-relative:page;mso-height-relative:page;" fillcolor="#FFFFFF" filled="t" stroked="f" coordsize="21600,21600" o:gfxdata="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DwWiN9gAAAALAQAADwAAAAAAAAABACAAAAAiAAAAZHJzL2Rv&#10;d25yZXYueG1sUEsBAhQAFAAAAAgAh07iQBz7L+46AgAAggQAAA4AAAAAAAAAAQAgAAAAJwEAAGRy&#10;cy9lMm9Eb2MueG1sUEsFBgAAAAAGAAYAWQEAANMFAAAAAA==&#10;">
                <v:fill on="t" focussize="0,0"/>
                <v:stroke on="f"/>
                <v:imagedata o:title=""/>
                <o:lock v:ext="edit" aspectratio="f"/>
                <v:textbox inset="0mm,0mm,0mm,0mm">
                  <w:txbxContent>
                    <w:p w14:paraId="6F77976E">
                      <w:pPr>
                        <w:pStyle w:val="33"/>
                        <w:rPr>
                          <w:rFonts w:cs="Arial"/>
                          <w:szCs w:val="22"/>
                        </w:rPr>
                      </w:pPr>
                      <w:bookmarkStart w:id="53" w:name="_Toc190183443"/>
                      <w:r>
                        <w:t xml:space="preserve">Figura </w:t>
                      </w:r>
                      <w:r>
                        <w:fldChar w:fldCharType="begin"/>
                      </w:r>
                      <w:r>
                        <w:instrText xml:space="preserve"> SEQ Figura \* ARABIC </w:instrText>
                      </w:r>
                      <w:r>
                        <w:fldChar w:fldCharType="separate"/>
                      </w:r>
                      <w:r>
                        <w:t>2</w:t>
                      </w:r>
                      <w:r>
                        <w:fldChar w:fldCharType="end"/>
                      </w:r>
                      <w:r>
                        <w:t xml:space="preserve"> - Tipos de ritmos cerebrais</w:t>
                      </w:r>
                      <w:bookmarkEnd w:id="53"/>
                    </w:p>
                  </w:txbxContent>
                </v:textbox>
                <w10:wrap type="topAndBottom"/>
              </v:shape>
            </w:pict>
          </mc:Fallback>
        </mc:AlternateContent>
      </w:r>
      <w:r>
        <w:t>Além disso, a Figura 2 ilustra os traçados típicos associados a diferentes ritmos cerebrais, como alfa, beta, teta e delta:</w:t>
      </w:r>
    </w:p>
    <w:p w14:paraId="1EC24060">
      <w:pPr>
        <w:keepNext/>
        <w:spacing w:before="240" w:after="240"/>
        <w:ind w:firstLine="1134"/>
        <w:jc w:val="left"/>
      </w:pPr>
      <w:r>
        <w:drawing>
          <wp:anchor distT="0" distB="0" distL="114300" distR="114300" simplePos="0" relativeHeight="251663360" behindDoc="0" locked="0" layoutInCell="1" allowOverlap="1">
            <wp:simplePos x="0" y="0"/>
            <wp:positionH relativeFrom="margin">
              <wp:align>center</wp:align>
            </wp:positionH>
            <wp:positionV relativeFrom="paragraph">
              <wp:posOffset>377190</wp:posOffset>
            </wp:positionV>
            <wp:extent cx="3267075" cy="2219325"/>
            <wp:effectExtent l="0" t="0" r="9525" b="9525"/>
            <wp:wrapTopAndBottom/>
            <wp:docPr id="4223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9657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67075" cy="2219325"/>
                    </a:xfrm>
                    <a:prstGeom prst="rect">
                      <a:avLst/>
                    </a:prstGeom>
                  </pic:spPr>
                </pic:pic>
              </a:graphicData>
            </a:graphic>
          </wp:anchor>
        </w:drawing>
      </w:r>
      <w:r>
        <w:rPr>
          <w:i/>
          <w:iCs/>
          <w:sz w:val="20"/>
          <w:szCs w:val="20"/>
        </w:rPr>
        <w:t>Fonte: (Guyton; Hall, 2011)</w:t>
      </w:r>
    </w:p>
    <w:p w14:paraId="7FF04A09">
      <w:pPr>
        <w:spacing w:before="240" w:after="240"/>
        <w:ind w:firstLine="1134"/>
      </w:pPr>
      <w:r>
        <w:t>Os padrões de atividade elétrica captados pelo EEG, como oscilações cerebrais em diferentes faixas de frequência (delta, teta, alfa, beta e gama), destacam sua importância não apenas para o diagnóstico de condições como a epilepsia, mas também para aplicações em neurociência e aprendizado de máquina. Esses dados permitem a extração de características discriminantes, como picos epileptiformes, oscilações específicas de crises e padrões de conectividade neural, que são fundamentais para compreender o funcionamento cerebral e desenvolver sistemas automatizados de análise e classificação (Guyton; Hall, 2011).</w:t>
      </w:r>
    </w:p>
    <w:p w14:paraId="1B7AFF01">
      <w:pPr>
        <w:pStyle w:val="2"/>
        <w:spacing w:before="240" w:after="240" w:line="360" w:lineRule="auto"/>
        <w:ind w:left="360"/>
      </w:pPr>
      <w:bookmarkStart w:id="11" w:name="_Toc190184153"/>
      <w:r>
        <w:t>2.5 Transformada Wavelet Discreta (DWT)</w:t>
      </w:r>
      <w:bookmarkEnd w:id="11"/>
    </w:p>
    <w:p w14:paraId="440E3D99">
      <w:pPr>
        <w:spacing w:before="240" w:after="240"/>
        <w:ind w:firstLine="1134"/>
      </w:pPr>
      <w:r>
        <w:t xml:space="preserve">A Transformada Wavelet Discreta (DWT) é uma técnica eficaz para a análise de sinais não estacionários, como os sinais de EEG. Desenvolvida por Daubechies (1992), a DWT permite a decomposição do sinal em diferentes escalas de frequência, facilitando a detecção de padrões temporais e frequenciais associados a crises epilépticas. A aplicação da DWT na extração de características de sinais EEG tem mostrado resultados promissores em estudos recentes, sendo usada em conjunto com a SVM para classificar tipos de crises, como crises epilépticas e crises não epilépticas psicogênicas, com alto nível de precisão </w:t>
      </w:r>
      <w:commentRangeStart w:id="0"/>
      <w:commentRangeStart w:id="1"/>
      <w:r>
        <w:t>(Santos, 2018).</w:t>
      </w:r>
      <w:commentRangeEnd w:id="0"/>
      <w:r>
        <w:rPr>
          <w:rStyle w:val="14"/>
        </w:rPr>
        <w:commentReference w:id="0"/>
      </w:r>
      <w:commentRangeEnd w:id="1"/>
      <w:r>
        <w:rPr>
          <w:rStyle w:val="14"/>
        </w:rPr>
        <w:commentReference w:id="1"/>
      </w:r>
    </w:p>
    <w:p w14:paraId="0CF75AB1">
      <w:pPr>
        <w:spacing w:before="240" w:after="240"/>
        <w:ind w:firstLine="1134"/>
      </w:pPr>
      <w:r>
        <w:t xml:space="preserve">Cada uma dessas </w:t>
      </w:r>
      <w:r>
        <w:rPr>
          <w:i/>
          <w:iCs/>
        </w:rPr>
        <w:t>wavelets</w:t>
      </w:r>
      <w:r>
        <w:t xml:space="preserve"> possui características específicas que as tornam ideais para diferentes aplicações na análise de sinais e dados. A seguir, uma breve introdução será feita sobre cada um desses modelos, destacando suas propriedades únicas e as fórmulas matemáticas que as definem, proporcionando uma visão geral sobre suas utilidades e aplicações práticas. </w:t>
      </w:r>
    </w:p>
    <w:p w14:paraId="061AAEE6">
      <w:pPr>
        <w:spacing w:before="240" w:after="240"/>
        <w:ind w:firstLine="1134"/>
      </w:pPr>
      <w:r>
        <w:t xml:space="preserve">Existem três conceitos fundamentais na análise wavelet: </w:t>
      </w:r>
      <w:r>
        <w:rPr>
          <w:b/>
          <w:bCs/>
        </w:rPr>
        <w:t>escala de tempo</w:t>
      </w:r>
      <w:r>
        <w:t xml:space="preserve">, </w:t>
      </w:r>
      <w:r>
        <w:rPr>
          <w:b/>
          <w:bCs/>
        </w:rPr>
        <w:t>escala de frequência</w:t>
      </w:r>
      <w:r>
        <w:t xml:space="preserve"> e </w:t>
      </w:r>
      <w:r>
        <w:rPr>
          <w:b/>
          <w:bCs/>
        </w:rPr>
        <w:t>translação</w:t>
      </w:r>
      <w:r>
        <w:t xml:space="preserve"> (</w:t>
      </w:r>
      <w:r>
        <w:rPr>
          <w:i/>
        </w:rPr>
        <w:t>shifting</w:t>
      </w:r>
      <w:r>
        <w:t>). Esses conceitos são essenciais para a aplicação prática da transformada wavelet, permitindo ajustar a resolução temporal e de frequência e posicionar a wavelet no tempo para melhor capturar as características do sinal.</w:t>
      </w:r>
    </w:p>
    <w:p w14:paraId="48B4544B">
      <w:pPr>
        <w:pStyle w:val="2"/>
        <w:spacing w:before="240" w:after="240" w:line="360" w:lineRule="auto"/>
        <w:ind w:left="360"/>
      </w:pPr>
      <w:bookmarkStart w:id="12" w:name="_Toc190184154"/>
      <w:r>
        <w:t>2.5.1 Escala de Tempo</w:t>
      </w:r>
      <w:bookmarkEnd w:id="12"/>
    </w:p>
    <w:p w14:paraId="5E2D4C3E">
      <w:pPr>
        <w:spacing w:before="240" w:after="240"/>
        <w:ind w:firstLine="1134"/>
      </w:pPr>
      <w:r>
        <w:t>A escala de tempo desempenha um papel essencial no controle do alongamento ou compressão da wavelet, ajustando a resolução temporal da análise. Esse ajuste é realizado por meio do fator de escala sss, que permite que a wavelet seja "esticada" ou "encolhida". Quando o fator de escala é maior que 1 (s&gt;1s &gt; 1s&gt;1), a wavelet torna-se mais ampla, sendo capaz de capturar variações mais lentas no sinal. Em contrapartida, quando o fator de escala é menor que 1 (s&lt;1s &lt; 1s&lt;1), a wavelet se contrai, possibilitando a detecção de variações mais rápidas no sinal (Daubechies, 1992).</w:t>
      </w:r>
    </w:p>
    <w:p w14:paraId="46FED755">
      <w:pPr>
        <w:spacing w:before="240" w:after="240"/>
        <w:ind w:firstLine="1134"/>
      </w:pPr>
      <w:r>
        <w:t>A função de escala de tempo é matematicamente definida pela Equação (1):</w:t>
      </w:r>
    </w:p>
    <w:p w14:paraId="3333C5FC">
      <w:pPr>
        <w:spacing w:before="240" w:after="240"/>
        <w:ind w:firstLine="1134"/>
      </w:pPr>
      <w:r>
        <w:t xml:space="preserve">      </w:t>
      </w:r>
      <w:r>
        <w:tab/>
      </w:r>
      <w:r>
        <w:t xml:space="preserve">                     </w:t>
      </w:r>
      <w:r>
        <w:tab/>
      </w:r>
      <m:oMath>
        <m:r>
          <m:rPr>
            <m:sty m:val="p"/>
          </m:rPr>
          <w:rPr>
            <w:rFonts w:ascii="Cambria Math" w:hAnsi="Cambria Math"/>
          </w:rPr>
          <m:t>ψs</m:t>
        </m:r>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=ψ</m:t>
        </m:r>
        <m:d>
          <m:dPr>
            <m:ctrlPr>
              <w:rPr>
                <w:rFonts w:ascii="Cambria Math" w:hAnsi="Cambria Math"/>
              </w:rPr>
            </m:ctrlPr>
          </m:dPr>
          <m:e>
            <m:r>
              <m:rPr>
                <m:sty m:val="p"/>
              </m:rPr>
              <w:rPr>
                <w:rFonts w:ascii="Cambria Math" w:hAnsi="Cambria Math"/>
              </w:rPr>
              <m:t>st</m:t>
            </m:r>
            <m:ctrlPr>
              <w:rPr>
                <w:rFonts w:ascii="Cambria Math" w:hAnsi="Cambria Math"/>
              </w:rPr>
            </m:ctrlPr>
          </m:e>
        </m:d>
      </m:oMath>
      <w:r>
        <w:t xml:space="preserve">                                                         (1)</w:t>
      </w:r>
    </w:p>
    <w:p w14:paraId="60BFC127">
      <w:pPr>
        <w:spacing w:before="240" w:after="240"/>
      </w:pPr>
      <w:r>
        <w:t xml:space="preserve">onde: </w:t>
      </w:r>
      <w:r>
        <w:rPr>
          <w:lang w:val="en-US"/>
        </w:rPr>
        <w:t>ψ</w:t>
      </w:r>
      <w:r>
        <w:t xml:space="preserve"> representa a wavelet; s é o fator de escala; t é o tempo.</w:t>
      </w:r>
    </w:p>
    <w:p w14:paraId="2F04BCA5">
      <w:pPr>
        <w:pStyle w:val="2"/>
        <w:spacing w:before="240" w:after="240" w:line="360" w:lineRule="auto"/>
        <w:ind w:left="360"/>
      </w:pPr>
      <w:bookmarkStart w:id="13" w:name="_Toc190184155"/>
      <w:r>
        <w:t>2.5.2 Escala de Frequência</w:t>
      </w:r>
      <w:bookmarkEnd w:id="13"/>
      <w:r>
        <w:t xml:space="preserve"> </w:t>
      </w:r>
    </w:p>
    <w:p w14:paraId="180F6FBB">
      <w:pPr>
        <w:spacing w:before="240" w:after="240"/>
        <w:ind w:firstLine="1134"/>
      </w:pPr>
      <w:r>
        <w:t>A escala de frequência está inversamente relacionada à escala de tempo. Quando a escala de tempo aumenta, a frequência da wavelet diminui, e vice-versa. Esse comportamento é essencial na análise de sinais, permitindo a identificação de padrões em diferentes bandas de frequência. A frequência é determinada pela Equação (2):</w:t>
      </w:r>
    </w:p>
    <w:p w14:paraId="592E973B">
      <w:pPr>
        <w:spacing w:before="240" w:after="240"/>
        <w:ind w:firstLine="1134"/>
      </w:pPr>
      <w:r>
        <w:t xml:space="preserve">                                    </w:t>
      </w:r>
      <m:oMath>
        <m:r>
          <m:rPr/>
          <w:rPr>
            <w:rFonts w:ascii="Cambria Math" w:hAnsi="Cambria Math"/>
          </w:rPr>
          <m:t xml:space="preserve">F= </m:t>
        </m:r>
        <m:f>
          <m:fPr>
            <m:ctrlPr>
              <w:rPr>
                <w:rFonts w:ascii="Cambria Math" w:hAnsi="Cambria Math"/>
                <w:i/>
              </w:rPr>
            </m:ctrlPr>
          </m:fPr>
          <m:num>
            <m:r>
              <m:rPr/>
              <w:rPr>
                <w:rFonts w:ascii="Cambria Math" w:hAnsi="Cambria Math"/>
              </w:rPr>
              <m:t>C</m:t>
            </m:r>
            <m:ctrlPr>
              <w:rPr>
                <w:rFonts w:ascii="Cambria Math" w:hAnsi="Cambria Math"/>
                <w:i/>
              </w:rPr>
            </m:ctrlPr>
          </m:num>
          <m:den>
            <m:r>
              <m:rPr/>
              <w:rPr>
                <w:rFonts w:ascii="Cambria Math" w:hAnsi="Cambria Math"/>
              </w:rPr>
              <m:t>s⋅δt</m:t>
            </m:r>
            <m:ctrlPr>
              <w:rPr>
                <w:rFonts w:ascii="Cambria Math" w:hAnsi="Cambria Math"/>
                <w:i/>
              </w:rPr>
            </m:ctrlPr>
          </m:den>
        </m:f>
        <m:r>
          <m:rPr/>
          <w:rPr>
            <w:rFonts w:ascii="Cambria Math" w:hAnsi="Cambria Math"/>
          </w:rPr>
          <m:t xml:space="preserve"> ​</m:t>
        </m:r>
      </m:oMath>
      <w:r>
        <w:t xml:space="preserve">                                                                   (2)</w:t>
      </w:r>
    </w:p>
    <w:p w14:paraId="4C050099">
      <w:pPr>
        <w:spacing w:before="240" w:after="240"/>
      </w:pPr>
      <w:r>
        <w:t xml:space="preserve">onde: F é a frequência; C é uma constante específica da wavelet utilizada; s é o fator de escala; </w:t>
      </w:r>
      <w:r>
        <w:rPr>
          <w:lang w:val="en-US"/>
        </w:rPr>
        <w:t>δ</w:t>
      </w:r>
      <w:r>
        <w:t>t é o intervalo de tempo.</w:t>
      </w:r>
    </w:p>
    <w:p w14:paraId="0B79AF10">
      <w:pPr>
        <w:spacing w:before="240" w:after="240"/>
        <w:ind w:firstLine="1134"/>
      </w:pPr>
      <w:r>
        <w:t>Essa relação reflete o princípio de incerteza de Heisenberg, que fundamenta a Transformada Wavelet, tornando-a adequada para analisar sinais não estacionários, como os sinais de EEG (Daubechies, 1992).</w:t>
      </w:r>
    </w:p>
    <w:p w14:paraId="377D6078">
      <w:pPr>
        <w:pStyle w:val="2"/>
        <w:spacing w:before="240" w:after="240" w:line="360" w:lineRule="auto"/>
        <w:ind w:left="360"/>
      </w:pPr>
      <w:bookmarkStart w:id="14" w:name="_Toc190184156"/>
      <w:r>
        <w:t>2.5.3 Translação (</w:t>
      </w:r>
      <w:r>
        <w:rPr>
          <w:i/>
        </w:rPr>
        <w:t>Shifting</w:t>
      </w:r>
      <w:r>
        <w:t>)</w:t>
      </w:r>
      <w:bookmarkEnd w:id="14"/>
      <w:r>
        <w:t xml:space="preserve"> </w:t>
      </w:r>
    </w:p>
    <w:p w14:paraId="1ADB1109">
      <w:pPr>
        <w:spacing w:before="240" w:after="240"/>
        <w:ind w:firstLine="1134"/>
      </w:pPr>
      <w:r>
        <w:t xml:space="preserve">A translação desloca a wavelet ao longo do eixo do tempo, permitindo analisar diferentes partes de um sinal. O parâmetro </w:t>
      </w:r>
      <w:commentRangeStart w:id="2"/>
      <w:r>
        <w:t>k</w:t>
      </w:r>
      <w:commentRangeEnd w:id="2"/>
      <w:r>
        <w:rPr>
          <w:rStyle w:val="14"/>
        </w:rPr>
        <w:commentReference w:id="2"/>
      </w:r>
      <w:r>
        <w:t xml:space="preserve"> define o quanto a wavelet é deslocada. Esse conceito é fundamental para a análise local do sinal, pois possibilita detectar características específicas em diferentes pontos no tempo. A translação é matematicamente representada pela Equação (3):</w:t>
      </w:r>
    </w:p>
    <w:p w14:paraId="5FEAB116">
      <w:pPr>
        <w:spacing w:before="240" w:after="240"/>
        <w:ind w:firstLine="1134"/>
      </w:pPr>
      <w:r>
        <w:rPr>
          <w:rFonts w:ascii="Cambria Math" w:hAnsi="Cambria Math"/>
          <w:i/>
        </w:rPr>
        <w:t xml:space="preserve">                                                 </w:t>
      </w:r>
      <m:oMath>
        <m:r>
          <m:rPr/>
          <w:rPr>
            <w:rFonts w:ascii="Cambria Math" w:hAnsi="Cambria Math"/>
          </w:rPr>
          <m:t>ψ</m:t>
        </m:r>
        <m:d>
          <m:dPr>
            <m:ctrlPr>
              <w:rPr>
                <w:rFonts w:ascii="Cambria Math" w:hAnsi="Cambria Math"/>
              </w:rPr>
            </m:ctrlPr>
          </m:dPr>
          <m:e>
            <m:r>
              <m:rPr/>
              <w:rPr>
                <w:rFonts w:ascii="Cambria Math" w:hAnsi="Cambria Math"/>
              </w:rPr>
              <m:t>t−k</m:t>
            </m:r>
            <m:ctrlPr>
              <w:rPr>
                <w:rFonts w:ascii="Cambria Math" w:hAnsi="Cambria Math"/>
              </w:rPr>
            </m:ctrlPr>
          </m:e>
        </m:d>
      </m:oMath>
      <w:r>
        <w:t xml:space="preserve">                                                                 (3)</w:t>
      </w:r>
    </w:p>
    <w:p w14:paraId="0FD2CB37">
      <w:pPr>
        <w:spacing w:before="240" w:after="240"/>
      </w:pPr>
      <w:r>
        <w:t xml:space="preserve">onde: </w:t>
      </w:r>
      <w:r>
        <w:rPr>
          <w:lang w:val="en-US"/>
        </w:rPr>
        <w:t>ψ</w:t>
      </w:r>
      <w:r>
        <w:t xml:space="preserve"> representa a wavelet; t é o tempo; k é o parâmetro de translação, indicando o deslocamento da wavelet ao longo do eixo temporal.</w:t>
      </w:r>
    </w:p>
    <w:p w14:paraId="6D2297B6">
      <w:pPr>
        <w:spacing w:before="240" w:after="240"/>
        <w:ind w:firstLine="1134"/>
      </w:pPr>
      <w:r>
        <w:t>A translação, juntamente com a escala de tempo e frequência, forma a base para a Transformada Wavelet Discreta, permitindo a análise de sinais em diferentes resoluções temporais e frequências (Daubechies, 1992).</w:t>
      </w:r>
    </w:p>
    <w:p w14:paraId="49987C7F">
      <w:pPr>
        <w:pStyle w:val="2"/>
        <w:spacing w:before="240" w:after="240" w:line="360" w:lineRule="auto"/>
        <w:ind w:left="360"/>
      </w:pPr>
      <w:bookmarkStart w:id="15" w:name="_Toc190184157"/>
      <w:r>
        <w:t>2.5.4 Combinação Geral das Propriedades</w:t>
      </w:r>
      <w:bookmarkEnd w:id="15"/>
    </w:p>
    <w:p w14:paraId="45C58E27">
      <w:pPr>
        <w:spacing w:before="240" w:after="240"/>
        <w:ind w:firstLine="1134"/>
      </w:pPr>
      <w:r>
        <w:t>A equação geral que combina as propriedades de escala de tempo, escala de frequência e translação, apresentada na Equação (4), descreve como a wavelet pode ser ajustada para decompor um sinal em componentes de diferentes frequências e localizações temporais:</w:t>
      </w:r>
    </w:p>
    <w:p w14:paraId="12B45303">
      <w:pPr>
        <w:spacing w:before="240" w:after="240"/>
        <w:ind w:firstLine="1134"/>
        <w:jc w:val="center"/>
      </w:pPr>
      <w:r>
        <w:t xml:space="preserve">                                   </w:t>
      </w:r>
      <m:oMath>
        <m:r>
          <m:rPr/>
          <w:rPr>
            <w:rFonts w:ascii="Cambria Math" w:hAnsi="Cambria Math"/>
          </w:rPr>
          <m:t>ψk,s</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=ψ</m:t>
        </m:r>
        <m:d>
          <m:dPr>
            <m:ctrlPr>
              <w:rPr>
                <w:rFonts w:ascii="Cambria Math" w:hAnsi="Cambria Math"/>
              </w:rPr>
            </m:ctrlPr>
          </m:dPr>
          <m:e>
            <m:r>
              <m:rPr/>
              <w:rPr>
                <w:rFonts w:ascii="Cambria Math" w:hAnsi="Cambria Math"/>
              </w:rPr>
              <m:t>st−k​</m:t>
            </m:r>
            <m:ctrlPr>
              <w:rPr>
                <w:rFonts w:ascii="Cambria Math" w:hAnsi="Cambria Math"/>
              </w:rPr>
            </m:ctrlPr>
          </m:e>
        </m:d>
      </m:oMath>
      <w:r>
        <w:t xml:space="preserve">                                               (4)</w:t>
      </w:r>
    </w:p>
    <w:p w14:paraId="13CB45BB">
      <w:pPr>
        <w:spacing w:before="240" w:after="240"/>
      </w:pPr>
      <w:r>
        <w:t xml:space="preserve">onde: </w:t>
      </w:r>
      <m:oMath>
        <m:r>
          <m:rPr/>
          <w:rPr>
            <w:rFonts w:ascii="Cambria Math" w:hAnsi="Cambria Math"/>
          </w:rPr>
          <m:t>ψk,s</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 xml:space="preserve"> </m:t>
        </m:r>
      </m:oMath>
      <w:r>
        <w:t>é a wavelet escalada e traduzida; s é o fator de escala, controlando a largura da wavelet e, portanto, a resolução de frequência; k é o parâmetro de translação, ajustando a posição da wavelet no tempo; t é o tempo.</w:t>
      </w:r>
    </w:p>
    <w:p w14:paraId="3979C389">
      <w:pPr>
        <w:spacing w:before="240" w:after="240"/>
        <w:ind w:firstLine="1134"/>
      </w:pPr>
      <w:r>
        <w:t>Essa formulação, baseada nos fundamentos estabelecidos por Daubechies (1992), é amplamente utilizada para analisar sinais não estacionários, como os sinais de EEG. Aplicações práticas, como as descritas por Santos (2018), mostram que essa abordagem multiescalar proporciona uma análise detalhada e precisa das características dos sinais, sendo fundamental para identificar padrões associados a condições neurológicas.</w:t>
      </w:r>
    </w:p>
    <w:p w14:paraId="6DAD3AE8">
      <w:pPr>
        <w:pStyle w:val="2"/>
        <w:spacing w:before="240" w:after="240" w:line="360" w:lineRule="auto"/>
        <w:ind w:left="360"/>
      </w:pPr>
      <w:bookmarkStart w:id="16" w:name="_Toc190184158"/>
      <w:r>
        <w:t>2.5.5 Wavelet de Morlet</w:t>
      </w:r>
      <w:bookmarkEnd w:id="16"/>
    </w:p>
    <w:p w14:paraId="7D295AA4">
      <w:pPr>
        <w:spacing w:before="240" w:after="240"/>
        <w:ind w:firstLine="1134"/>
      </w:pPr>
      <w:r>
        <w:t>A wavelet de Morlet é uma combinação de uma função gaussiana e uma função cossenoidal. Ela é amplamente utilizada na análise de sinais devido à sua capacidade de representar informações de tempo e frequência simultaneamente, o que a torna adequada para a análise de sinais não estacionários, como os sinais de EEG. A fórmula da wavelet de Morlet é dada pela Equação (5):</w:t>
      </w:r>
    </w:p>
    <w:p w14:paraId="46F242F1">
      <w:pPr>
        <w:spacing w:before="240" w:after="240"/>
        <w:ind w:firstLine="1134"/>
        <w:jc w:val="center"/>
        <w:rPr>
          <w:rFonts w:ascii="Cambria Math" w:hAnsi="Cambria Math"/>
          <w:i/>
          <w:lang w:val="fr-FR"/>
        </w:rPr>
      </w:pPr>
      <w:r>
        <w:rPr>
          <w:rFonts w:ascii="Cambria Math" w:hAnsi="Cambria Math"/>
          <w:i/>
        </w:rPr>
        <w:t xml:space="preserve">                                             ψ</w:t>
      </w:r>
      <w:r>
        <w:rPr>
          <w:rFonts w:ascii="Cambria Math" w:hAnsi="Cambria Math"/>
          <w:i/>
          <w:lang w:val="fr-FR"/>
        </w:rPr>
        <w:t>(t)=</w:t>
      </w:r>
      <w:r>
        <w:rPr>
          <w:rFonts w:ascii="Cambria Math" w:hAnsi="Cambria Math"/>
          <w:i/>
          <w:iCs/>
          <w:lang w:val="fr-FR"/>
        </w:rPr>
        <w:t xml:space="preserve"> </w:t>
      </w:r>
      <m:oMath>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lang w:val="fr-FR"/>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lang w:val="fr-FR"/>
                  </w:rPr>
                  <m:t>2</m:t>
                </m:r>
                <m:ctrlPr>
                  <w:rPr>
                    <w:rFonts w:ascii="Cambria Math" w:hAnsi="Cambria Math"/>
                    <w:i/>
                    <w:iCs/>
                  </w:rPr>
                </m:ctrlPr>
              </m:sup>
            </m:sSup>
            <m:ctrlPr>
              <w:rPr>
                <w:rFonts w:ascii="Cambria Math" w:hAnsi="Cambria Math"/>
                <w:i/>
                <w:iCs/>
              </w:rPr>
            </m:ctrlPr>
          </m:sup>
        </m:sSup>
      </m:oMath>
      <w:r>
        <w:rPr>
          <w:rFonts w:ascii="Cambria Math" w:hAnsi="Cambria Math"/>
          <w:i/>
          <w:lang w:val="fr-FR"/>
        </w:rPr>
        <w:t>⋅cos(</w:t>
      </w:r>
      <w:r>
        <w:rPr>
          <w:rFonts w:ascii="Cambria Math" w:hAnsi="Cambria Math"/>
          <w:i/>
        </w:rPr>
        <w:t>π</w:t>
      </w:r>
      <w:r>
        <w:rPr>
          <w:rFonts w:ascii="Cambria Math" w:hAnsi="Cambria Math"/>
          <w:i/>
          <w:lang w:val="fr-FR"/>
        </w:rPr>
        <w:t xml:space="preserve">tln(2))                                                 </w:t>
      </w:r>
      <w:r>
        <w:rPr>
          <w:rFonts w:ascii="Cambria Math" w:hAnsi="Cambria Math"/>
          <w:lang w:val="fr-FR"/>
        </w:rPr>
        <w:t>(5)</w:t>
      </w:r>
    </w:p>
    <w:p w14:paraId="77EF543C">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oMath>
      <w:r>
        <w:t xml:space="preserve">representa a wavelet; </w:t>
      </w:r>
      <m:oMath>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 xml:space="preserve">  </m:t>
            </m:r>
            <m:ctrlPr>
              <w:rPr>
                <w:rFonts w:ascii="Cambria Math" w:hAnsi="Cambria Math"/>
                <w:i/>
                <w:iCs/>
              </w:rPr>
            </m:ctrlPr>
          </m:sup>
        </m:sSup>
      </m:oMath>
      <w:r>
        <w:t>é a função gaussiana, que proporciona uma atenuação no tempo; cos(</w:t>
      </w:r>
      <w:r>
        <w:rPr>
          <w:lang w:val="en-US"/>
        </w:rPr>
        <w:t>π</w:t>
      </w:r>
      <w:r>
        <w:t>tln(2)) é a função cossenoidal, que permite a análise de frequências específicas.</w:t>
      </w:r>
    </w:p>
    <w:p w14:paraId="22844452">
      <w:pPr>
        <w:spacing w:before="240" w:after="240"/>
        <w:ind w:firstLine="1134"/>
      </w:pPr>
      <w:r>
        <w:t>A wavelet de Morlet, introduzida por Goupillaud, Grossmann e Morlet (1984), é amplamente reconhecida por sua eficácia em identificar padrões frequenciais localizados no tempo. Estudos recentes, como os de Santos (2018), destacam sua aplicação em sinais de EEG para detectar características associadas a condições neurológicas.</w:t>
      </w:r>
    </w:p>
    <w:p w14:paraId="6678061D">
      <w:pPr>
        <w:pStyle w:val="2"/>
        <w:spacing w:before="240" w:after="240" w:line="360" w:lineRule="auto"/>
        <w:ind w:left="360"/>
      </w:pPr>
      <w:bookmarkStart w:id="17" w:name="_Toc190184159"/>
      <w:r>
        <w:t>2.5.6 Wavelet Chapéu Mexicano (ou Ricker)</w:t>
      </w:r>
      <w:bookmarkEnd w:id="17"/>
    </w:p>
    <w:p w14:paraId="68656D92">
      <w:pPr>
        <w:spacing w:before="240" w:after="240"/>
        <w:ind w:firstLine="1134"/>
      </w:pPr>
      <w:r>
        <w:t>A wavelet Chapéu Mexicano, também conhecida como wavelet de Ricker, é a segunda derivada de uma função gaussiana. Seu nome deriva do formato característico semelhante a um chapéu, tornando-a útil para detectar mudanças rápidas em sinais, como bordas em imagens e variações abruptas em sinais biomédicos. Sua formulação matemática é dada pela Equação (6):</w:t>
      </w:r>
    </w:p>
    <w:p w14:paraId="09A1C6D8">
      <w:pPr>
        <w:spacing w:before="240" w:after="240"/>
        <w:ind w:firstLine="1134"/>
        <w:jc w:val="center"/>
      </w:pPr>
      <w:r>
        <w:t xml:space="preserve">                                    </w:t>
      </w:r>
      <m:oMath>
        <m:r>
          <m:rPr/>
          <w:rPr>
            <w:rFonts w:ascii="Cambria Math" w:hAnsi="Cambria Math"/>
          </w:rPr>
          <m:t>ψ(t</m:t>
        </m:r>
        <m:r>
          <m:rPr>
            <m:sty m:val="bi"/>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1</m:t>
            </m:r>
            <m:r>
              <m:rPr>
                <m:sty m:val="bi"/>
              </m:rPr>
              <w:rPr>
                <w:rFonts w:ascii="Cambria Math" w:hAnsi="Cambria Math"/>
              </w:rPr>
              <m:t>−</m:t>
            </m:r>
            <m:sSup>
              <m:sSupPr>
                <m:ctrlPr>
                  <w:rPr>
                    <w:rFonts w:ascii="Cambria Math" w:hAnsi="Cambria Math"/>
                    <w:i/>
                    <w:iCs/>
                  </w:rPr>
                </m:ctrlPr>
              </m:sSupPr>
              <m:e>
                <m:r>
                  <m:rPr/>
                  <w:rPr>
                    <w:rFonts w:ascii="Cambria Math" w:hAnsi="Cambria Math"/>
                  </w:rPr>
                  <m:t>t</m:t>
                </m:r>
                <m:ctrlPr>
                  <w:rPr>
                    <w:rFonts w:ascii="Cambria Math" w:hAnsi="Cambria Math"/>
                    <w:b/>
                    <w:bCs/>
                    <w:i/>
                  </w:rPr>
                </m:ctrlPr>
              </m:e>
              <m:sup>
                <m:r>
                  <m:rPr/>
                  <w:rPr>
                    <w:rFonts w:ascii="Cambria Math" w:hAnsi="Cambria Math"/>
                  </w:rPr>
                  <m:t>2</m:t>
                </m:r>
                <m:ctrlPr>
                  <w:rPr>
                    <w:rFonts w:ascii="Cambria Math" w:hAnsi="Cambria Math"/>
                    <w:i/>
                    <w:iCs/>
                  </w:rPr>
                </m:ctrlPr>
              </m:sup>
            </m:sSup>
            <m:ctrlPr>
              <w:rPr>
                <w:rFonts w:ascii="Cambria Math" w:hAnsi="Cambria Math"/>
                <w:i/>
              </w:rPr>
            </m:ctrlPr>
          </m:e>
        </m:d>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sup>
        </m:sSup>
      </m:oMath>
      <w:r>
        <w:rPr>
          <w:iCs/>
        </w:rPr>
        <w:t xml:space="preserve">                                              (6)</w:t>
      </w:r>
    </w:p>
    <w:p w14:paraId="534872B0">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r>
          <m:rPr>
            <m:sty m:val="bi"/>
          </m:rPr>
          <w:rPr>
            <w:rFonts w:ascii="Cambria Math" w:hAnsi="Cambria Math"/>
          </w:rPr>
          <m:t xml:space="preserve"> </m:t>
        </m:r>
      </m:oMath>
      <w:r>
        <w:t xml:space="preserve">é a wavelet; </w:t>
      </w:r>
      <m:oMath>
        <m:d>
          <m:dPr>
            <m:ctrlPr>
              <w:rPr>
                <w:rFonts w:ascii="Cambria Math" w:hAnsi="Cambria Math"/>
                <w:i/>
              </w:rPr>
            </m:ctrlPr>
          </m:dPr>
          <m:e>
            <m:r>
              <m:rPr/>
              <w:rPr>
                <w:rFonts w:ascii="Cambria Math" w:hAnsi="Cambria Math"/>
              </w:rPr>
              <m:t>1</m:t>
            </m:r>
            <m:r>
              <m:rPr>
                <m:sty m:val="bi"/>
              </m:rPr>
              <w:rPr>
                <w:rFonts w:ascii="Cambria Math" w:hAnsi="Cambria Math"/>
              </w:rPr>
              <m:t>−</m:t>
            </m:r>
            <m:sSup>
              <m:sSupPr>
                <m:ctrlPr>
                  <w:rPr>
                    <w:rFonts w:ascii="Cambria Math" w:hAnsi="Cambria Math"/>
                    <w:i/>
                    <w:iCs/>
                  </w:rPr>
                </m:ctrlPr>
              </m:sSupPr>
              <m:e>
                <m:r>
                  <m:rPr/>
                  <w:rPr>
                    <w:rFonts w:ascii="Cambria Math" w:hAnsi="Cambria Math"/>
                  </w:rPr>
                  <m:t>t</m:t>
                </m:r>
                <m:ctrlPr>
                  <w:rPr>
                    <w:rFonts w:ascii="Cambria Math" w:hAnsi="Cambria Math"/>
                    <w:b/>
                    <w:bCs/>
                    <w:i/>
                  </w:rPr>
                </m:ctrlPr>
              </m:e>
              <m:sup>
                <m:r>
                  <m:rPr/>
                  <w:rPr>
                    <w:rFonts w:ascii="Cambria Math" w:hAnsi="Cambria Math"/>
                  </w:rPr>
                  <m:t>2</m:t>
                </m:r>
                <m:ctrlPr>
                  <w:rPr>
                    <w:rFonts w:ascii="Cambria Math" w:hAnsi="Cambria Math"/>
                    <w:i/>
                    <w:iCs/>
                  </w:rPr>
                </m:ctrlPr>
              </m:sup>
            </m:sSup>
            <m:ctrlPr>
              <w:rPr>
                <w:rFonts w:ascii="Cambria Math" w:hAnsi="Cambria Math"/>
                <w:i/>
              </w:rPr>
            </m:ctrlPr>
          </m:e>
        </m:d>
        <m:r>
          <m:rPr/>
          <w:rPr>
            <w:rFonts w:ascii="Cambria Math" w:hAnsi="Cambria Math"/>
          </w:rPr>
          <m:t xml:space="preserve"> </m:t>
        </m:r>
      </m:oMath>
      <w:r>
        <w:t xml:space="preserve">ajusta a amplitude da função; </w:t>
      </w:r>
      <m:oMath>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sup>
        </m:sSup>
        <m:r>
          <m:rPr/>
          <w:rPr>
            <w:rFonts w:ascii="Cambria Math" w:hAnsi="Cambria Math"/>
          </w:rPr>
          <m:t xml:space="preserve"> </m:t>
        </m:r>
      </m:oMath>
      <w:r>
        <w:t>é a função gaussiana que limita a largura da wavelet.</w:t>
      </w:r>
    </w:p>
    <w:p w14:paraId="5C3F473E">
      <w:pPr>
        <w:spacing w:before="240" w:after="240"/>
        <w:ind w:firstLine="1134"/>
      </w:pPr>
      <w:r>
        <w:tab/>
      </w:r>
      <w:r>
        <w:t>A wavelet de Ricker foi originalmente descrita por Ricker (1943) no contexto da geofísica, sendo posteriormente aplicada a diversas áreas, como o processamento de sinais e a análise de EEG.</w:t>
      </w:r>
    </w:p>
    <w:p w14:paraId="1E55F0A9">
      <w:pPr>
        <w:pStyle w:val="2"/>
        <w:spacing w:before="240" w:after="240" w:line="360" w:lineRule="auto"/>
        <w:ind w:left="360"/>
      </w:pPr>
      <w:bookmarkStart w:id="18" w:name="_Toc190184160"/>
      <w:r>
        <w:t>2.5.7 Wavelet de Daubechies</w:t>
      </w:r>
      <w:bookmarkEnd w:id="18"/>
    </w:p>
    <w:p w14:paraId="12F4292B">
      <w:pPr>
        <w:spacing w:before="240" w:after="240"/>
        <w:ind w:firstLine="1134"/>
      </w:pPr>
      <w:r>
        <w:t>Desenvolvida por Ingrid Daubechies</w:t>
      </w:r>
      <w:ins w:id="14" w:author="Beatriz dos reis leite" w:date="2025-02-11T14:27:00Z">
        <w:r>
          <w:rPr/>
          <w:t xml:space="preserve"> (Daubechies, 1992)</w:t>
        </w:r>
      </w:ins>
      <w:r>
        <w:t>, essa família de wavelets é conhecida por suas propriedades de compactação e por representar sinais com alta precisão. As wavelets de Daubechies são particularmente úteis na compressão de dados e no processamento de sinais, sendo amplamente utilizadas em áreas como análise de sinais biomédicos, imagens e dados não estacionários.</w:t>
      </w:r>
    </w:p>
    <w:p w14:paraId="6DFAFB95">
      <w:pPr>
        <w:spacing w:before="240" w:after="240"/>
        <w:ind w:firstLine="1134"/>
      </w:pPr>
      <w:r>
        <w:t>As wavelets de Daubechies têm fórmulas complexas definidas recursivamente, mas a forma genérica é dada pela Equação (7):</w:t>
      </w:r>
    </w:p>
    <w:p w14:paraId="74C1CA2F">
      <w:pPr>
        <w:spacing w:before="240" w:after="240"/>
        <w:ind w:firstLine="1134"/>
        <w:jc w:val="center"/>
      </w:pPr>
      <w:r>
        <w:t xml:space="preserve">                          </w:t>
      </w:r>
      <m:oMath>
        <m:r>
          <m:rPr/>
          <w:rPr>
            <w:rFonts w:ascii="Cambria Math" w:hAnsi="Cambria Math"/>
          </w:rPr>
          <m:t>ψ</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=k∑​</m:t>
        </m:r>
        <m:d>
          <m:dPr>
            <m:ctrlPr>
              <w:rPr>
                <w:rFonts w:ascii="Cambria Math" w:hAnsi="Cambria Math"/>
              </w:rPr>
            </m:ctrlPr>
          </m:dPr>
          <m:e>
            <m:r>
              <m:rPr/>
              <w:rPr>
                <w:rFonts w:ascii="Cambria Math" w:hAnsi="Cambria Math"/>
              </w:rPr>
              <m:t>−1</m:t>
            </m:r>
            <m:ctrlPr>
              <w:rPr>
                <w:rFonts w:ascii="Cambria Math" w:hAnsi="Cambria Math"/>
              </w:rPr>
            </m:ctrlPr>
          </m:e>
        </m:d>
        <m:r>
          <m:rPr/>
          <w:rPr>
            <w:rFonts w:ascii="Cambria Math" w:hAnsi="Cambria Math"/>
          </w:rPr>
          <m:t>kc1−k​ϕ</m:t>
        </m:r>
        <m:d>
          <m:dPr>
            <m:ctrlPr>
              <w:rPr>
                <w:rFonts w:ascii="Cambria Math" w:hAnsi="Cambria Math"/>
              </w:rPr>
            </m:ctrlPr>
          </m:dPr>
          <m:e>
            <m:r>
              <m:rPr/>
              <w:rPr>
                <w:rFonts w:ascii="Cambria Math" w:hAnsi="Cambria Math"/>
              </w:rPr>
              <m:t>2t−k</m:t>
            </m:r>
            <m:ctrlPr>
              <w:rPr>
                <w:rFonts w:ascii="Cambria Math" w:hAnsi="Cambria Math"/>
              </w:rPr>
            </m:ctrlPr>
          </m:e>
        </m:d>
      </m:oMath>
      <w:r>
        <w:t xml:space="preserve">                                     (7)</w:t>
      </w:r>
    </w:p>
    <w:p w14:paraId="6D66BC4D">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r>
          <m:rPr>
            <m:sty m:val="bi"/>
          </m:rPr>
          <w:rPr>
            <w:rFonts w:ascii="Cambria Math" w:hAnsi="Cambria Math"/>
          </w:rPr>
          <m:t xml:space="preserve">  </m:t>
        </m:r>
      </m:oMath>
      <w:r>
        <w:t xml:space="preserve">representa a wavelet; </w:t>
      </w:r>
      <m:oMath>
        <m:r>
          <m:rPr/>
          <w:rPr>
            <w:rFonts w:ascii="Cambria Math" w:hAnsi="Cambria Math"/>
          </w:rPr>
          <m:t xml:space="preserve">c1−k​ </m:t>
        </m:r>
      </m:oMath>
      <w:r>
        <w:t xml:space="preserve">são coeficientes específicos para cada ordem de wavelet de Daubechies, que determinam a forma exata da wavelet; </w:t>
      </w:r>
      <m:oMath>
        <m:r>
          <m:rPr/>
          <w:rPr>
            <w:rFonts w:ascii="Cambria Math" w:hAnsi="Cambria Math"/>
          </w:rPr>
          <m:t>ϕ</m:t>
        </m:r>
        <m:d>
          <m:dPr>
            <m:ctrlPr>
              <w:rPr>
                <w:rFonts w:ascii="Cambria Math" w:hAnsi="Cambria Math"/>
              </w:rPr>
            </m:ctrlPr>
          </m:dPr>
          <m:e>
            <m:r>
              <m:rPr/>
              <w:rPr>
                <w:rFonts w:ascii="Cambria Math" w:hAnsi="Cambria Math"/>
              </w:rPr>
              <m:t>2t−k</m:t>
            </m:r>
            <m:ctrlPr>
              <w:rPr>
                <w:rFonts w:ascii="Cambria Math" w:hAnsi="Cambria Math"/>
              </w:rPr>
            </m:ctrlPr>
          </m:e>
        </m:d>
        <m:r>
          <m:rPr/>
          <w:rPr>
            <w:rFonts w:ascii="Cambria Math" w:hAnsi="Cambria Math"/>
          </w:rPr>
          <m:t xml:space="preserve"> </m:t>
        </m:r>
      </m:oMath>
      <w:r>
        <w:t>é a função de escala associada, que é uma função base da família de wavelets de Daubechies.</w:t>
      </w:r>
    </w:p>
    <w:p w14:paraId="2823E47E">
      <w:pPr>
        <w:spacing w:before="240" w:after="240"/>
        <w:ind w:firstLine="1134"/>
      </w:pPr>
      <w:r>
        <w:t>A criação dessa família de wavelets, introduzida no início da década de 1990, revolucionou o campo do processamento de sinais, permitindo decomposições eficientes e precisas (Daubechies, 1992).</w:t>
      </w:r>
    </w:p>
    <w:p w14:paraId="5D9901FE">
      <w:pPr>
        <w:pStyle w:val="2"/>
        <w:spacing w:before="240" w:after="240" w:line="360" w:lineRule="auto"/>
        <w:ind w:left="360"/>
      </w:pPr>
      <w:bookmarkStart w:id="19" w:name="_Toc190184161"/>
      <w:r>
        <w:t>2.5.8 Wavelet Coiflet</w:t>
      </w:r>
      <w:bookmarkEnd w:id="19"/>
    </w:p>
    <w:p w14:paraId="0D013DED">
      <w:pPr>
        <w:spacing w:before="240" w:after="240"/>
        <w:ind w:firstLine="1134"/>
      </w:pPr>
      <w:r>
        <w:t xml:space="preserve">As wavelets de Coiflet foram desenvolvidas por Ronald Coifman e Ingrid Daubechies. Elas são uma modificação das wavelets de Daubechies, demonstradas na Figura </w:t>
      </w:r>
      <w:ins w:id="15" w:author="Beatriz dos reis leite" w:date="2025-02-11T15:14:00Z">
        <w:r>
          <w:rPr/>
          <w:t>3</w:t>
        </w:r>
      </w:ins>
      <w:del w:id="16" w:author="Beatriz dos reis leite" w:date="2025-02-11T15:14:00Z">
        <w:r>
          <w:rPr/>
          <w:delText>2</w:delText>
        </w:r>
      </w:del>
      <w:r>
        <w:t>, com maior simetria e mais momentos nulos, o que melhora a localização de informações no domínio da frequência. A fórmula para a wavelet de Coiflet também envolve coeficientes definidos recursivamente e é representada na Equação (8):</w:t>
      </w:r>
    </w:p>
    <w:p w14:paraId="3E5E875F">
      <w:pPr>
        <w:spacing w:before="240" w:after="240"/>
        <w:ind w:firstLine="1134"/>
        <w:jc w:val="center"/>
      </w:pPr>
      <w:r>
        <w:t xml:space="preserve">                                     </w:t>
      </w:r>
      <m:oMath>
        <m:r>
          <m:rPr/>
          <w:rPr>
            <w:rFonts w:ascii="Cambria Math" w:hAnsi="Cambria Math"/>
          </w:rPr>
          <m:t>ψ</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=k∑​ck​ϕ</m:t>
        </m:r>
        <m:d>
          <m:dPr>
            <m:ctrlPr>
              <w:rPr>
                <w:rFonts w:ascii="Cambria Math" w:hAnsi="Cambria Math"/>
              </w:rPr>
            </m:ctrlPr>
          </m:dPr>
          <m:e>
            <m:r>
              <m:rPr/>
              <w:rPr>
                <w:rFonts w:ascii="Cambria Math" w:hAnsi="Cambria Math"/>
              </w:rPr>
              <m:t>2t−k</m:t>
            </m:r>
            <m:ctrlPr>
              <w:rPr>
                <w:rFonts w:ascii="Cambria Math" w:hAnsi="Cambria Math"/>
              </w:rPr>
            </m:ctrlPr>
          </m:e>
        </m:d>
      </m:oMath>
      <w:r>
        <w:t xml:space="preserve">                                          (8)</w:t>
      </w:r>
    </w:p>
    <w:p w14:paraId="49A9C78C">
      <w:pPr>
        <w:spacing w:before="240" w:after="240"/>
      </w:pPr>
      <w:r>
        <w:t>onde</w:t>
      </w:r>
      <w:commentRangeStart w:id="3"/>
      <w:r>
        <w:t xml:space="preserv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r>
          <m:rPr>
            <m:sty m:val="bi"/>
          </m:rPr>
          <w:rPr>
            <w:rFonts w:ascii="Cambria Math" w:hAnsi="Cambria Math"/>
          </w:rPr>
          <m:t xml:space="preserve">  </m:t>
        </m:r>
      </m:oMath>
      <w:r>
        <w:t>re</w:t>
      </w:r>
      <w:commentRangeEnd w:id="3"/>
      <w:r>
        <w:rPr>
          <w:rStyle w:val="14"/>
        </w:rPr>
        <w:commentReference w:id="3"/>
      </w:r>
      <w:r>
        <w:t xml:space="preserve">presenta a wavelet; </w:t>
      </w:r>
      <m:oMath>
        <m:r>
          <m:rPr/>
          <w:rPr>
            <w:rFonts w:ascii="Cambria Math" w:hAnsi="Cambria Math"/>
          </w:rPr>
          <m:t xml:space="preserve">ck​ </m:t>
        </m:r>
      </m:oMath>
      <w:r>
        <w:t xml:space="preserve">são coeficientes específicos para cada ordem de wavelet de Daubechies, que determinam a forma exata da wavelet; </w:t>
      </w:r>
      <m:oMath>
        <m:r>
          <m:rPr/>
          <w:rPr>
            <w:rFonts w:ascii="Cambria Math" w:hAnsi="Cambria Math"/>
          </w:rPr>
          <m:t>ϕ</m:t>
        </m:r>
        <m:d>
          <m:dPr>
            <m:ctrlPr>
              <w:rPr>
                <w:rFonts w:ascii="Cambria Math" w:hAnsi="Cambria Math"/>
              </w:rPr>
            </m:ctrlPr>
          </m:dPr>
          <m:e>
            <m:r>
              <m:rPr/>
              <w:rPr>
                <w:rFonts w:ascii="Cambria Math" w:hAnsi="Cambria Math"/>
              </w:rPr>
              <m:t>2t−k</m:t>
            </m:r>
            <m:ctrlPr>
              <w:rPr>
                <w:rFonts w:ascii="Cambria Math" w:hAnsi="Cambria Math"/>
              </w:rPr>
            </m:ctrlPr>
          </m:e>
        </m:d>
        <m:r>
          <m:rPr/>
          <w:rPr>
            <w:rFonts w:ascii="Cambria Math" w:hAnsi="Cambria Math"/>
          </w:rPr>
          <m:t xml:space="preserve"> </m:t>
        </m:r>
      </m:oMath>
      <w:r>
        <w:t>é a função de escala associada, que é uma função base da família de wavelets de Daubechies.</w:t>
      </w:r>
    </w:p>
    <w:p w14:paraId="49B74F26">
      <w:pPr>
        <w:pStyle w:val="33"/>
        <w:keepNext/>
        <w:jc w:val="center"/>
        <w:rPr>
          <w:i w:val="0"/>
          <w:iCs w:val="0"/>
        </w:rPr>
      </w:pPr>
      <w:bookmarkStart w:id="20" w:name="_Toc190183444"/>
      <w:r>
        <w:drawing>
          <wp:anchor distT="0" distB="0" distL="114300" distR="114300" simplePos="0" relativeHeight="251666432" behindDoc="0" locked="0" layoutInCell="1" allowOverlap="1">
            <wp:simplePos x="0" y="0"/>
            <wp:positionH relativeFrom="column">
              <wp:posOffset>424815</wp:posOffset>
            </wp:positionH>
            <wp:positionV relativeFrom="paragraph">
              <wp:posOffset>297180</wp:posOffset>
            </wp:positionV>
            <wp:extent cx="4943475" cy="2664460"/>
            <wp:effectExtent l="0" t="0" r="9525" b="2540"/>
            <wp:wrapTopAndBottom/>
            <wp:docPr id="815052702" name="Picture 5" descr="Típos de Wavelets - Carlos Delf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2702" name="Picture 5" descr="Típos de Wavelets - Carlos Delfi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43475" cy="2664460"/>
                    </a:xfrm>
                    <a:prstGeom prst="rect">
                      <a:avLst/>
                    </a:prstGeom>
                    <a:noFill/>
                    <a:ln>
                      <a:noFill/>
                    </a:ln>
                  </pic:spPr>
                </pic:pic>
              </a:graphicData>
            </a:graphic>
          </wp:anchor>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3</w:t>
      </w:r>
      <w:r>
        <w:rPr>
          <w:i w:val="0"/>
          <w:iCs w:val="0"/>
        </w:rPr>
        <w:fldChar w:fldCharType="end"/>
      </w:r>
      <w:r>
        <w:rPr>
          <w:i w:val="0"/>
          <w:iCs w:val="0"/>
        </w:rPr>
        <w:t xml:space="preserve"> - Famílias Wavelet</w:t>
      </w:r>
      <w:bookmarkEnd w:id="20"/>
    </w:p>
    <w:p w14:paraId="69B61E9C">
      <w:pPr>
        <w:spacing w:before="240" w:after="240"/>
        <w:jc w:val="left"/>
        <w:rPr>
          <w:sz w:val="20"/>
          <w:szCs w:val="20"/>
        </w:rPr>
      </w:pPr>
      <w:r>
        <w:rPr>
          <w:sz w:val="20"/>
          <w:szCs w:val="20"/>
        </w:rPr>
        <w:t xml:space="preserve">Fonte - Carlos Delfino </w:t>
      </w:r>
    </w:p>
    <w:p w14:paraId="78323424">
      <w:pPr>
        <w:pStyle w:val="2"/>
        <w:spacing w:before="240" w:after="240" w:line="360" w:lineRule="auto"/>
        <w:ind w:left="360"/>
      </w:pPr>
      <w:bookmarkStart w:id="21" w:name="_Toc190184162"/>
      <w:r>
        <w:t>2.6 Máquina de Vetores de Suporte (SVM) na Classificação de Sinais</w:t>
      </w:r>
      <w:bookmarkEnd w:id="21"/>
    </w:p>
    <w:p w14:paraId="5DD2E4B0">
      <w:pPr>
        <w:spacing w:before="240" w:after="240"/>
        <w:ind w:firstLine="1134"/>
      </w:pPr>
      <w:r>
        <w:t>A Máquina de Vetores de Suporte (SVM) é um método de aprendizado de máquina supervisionado amplamente utilizado para classificação. A SVM trabalha identificando o hiperplano que melhor separa as classes no espaço de características, maximizando a margem entre elas. A SVM pode ser otimizada com diferentes tipos de kernels, como linear, polinomial, RBF (função de base radial) e sigmoide, para melhorar a classificação (Cortes; Vapnik, 1995). A combinação de DWT e SVM tem sido eficaz na diferenciação entre crises epilépticas e crises não epilépticas psicogênicas, proporcionando acurácia e robustez na análise (Dhanalakshmi; Kumar, 2017).</w:t>
      </w:r>
    </w:p>
    <w:p w14:paraId="489BC9CB">
      <w:pPr>
        <w:spacing w:before="240" w:after="240"/>
        <w:ind w:firstLine="1134"/>
      </w:pPr>
      <w:r>
        <w:t>Em um conjunto linearmente separável no espaço bidimensional (R2), vários hiperplanos podem dividir as classes. O objetivo do SVM é determinar aquele que maximiza a margem entre as classes, garantindo precisão na separação (Santos, 2018, p. 2.6).</w:t>
      </w:r>
    </w:p>
    <w:p w14:paraId="709661D4">
      <w:pPr>
        <w:pStyle w:val="2"/>
        <w:spacing w:before="240" w:after="240" w:line="360" w:lineRule="auto"/>
        <w:ind w:left="360"/>
      </w:pPr>
      <w:bookmarkStart w:id="22" w:name="_Toc190184163"/>
      <w:r>
        <w:t>2.6.1 Dados Linearmente Separáveis</w:t>
      </w:r>
      <w:bookmarkEnd w:id="22"/>
    </w:p>
    <w:p w14:paraId="5433F2C8">
      <w:pPr>
        <w:spacing w:before="240" w:after="240"/>
        <w:ind w:firstLine="1134"/>
      </w:pPr>
      <w:r>
        <w:t>Para dados linearmente separáveis, o SVM calcula múltiplos hiperplanos e seleciona o que apresenta a maior margem. Essa margem é definida pela distância entre os vetores de suporte e o hiperplano. Durante o treinamento, o SVM constrói dois planos paralelos baseados nos vetores de suporte e, a partir deles, define o hiperplano ótimo equidistante entre as duas margens, garantindo uma separação eficiente entre as classes (Santos, 2018, p. 26).</w:t>
      </w:r>
    </w:p>
    <w:p w14:paraId="265ACEC8">
      <w:pPr>
        <w:spacing w:before="240" w:after="240"/>
        <w:ind w:firstLine="1134"/>
      </w:pPr>
      <w:r>
        <w:t>A Figura 4 abaixo demonstra os vetores suporte e os planos paralelos utilizados no cálculo do hiperplano ótimo:</w:t>
      </w:r>
    </w:p>
    <w:p w14:paraId="6D649BE1">
      <w:pPr>
        <w:pStyle w:val="33"/>
        <w:keepNext/>
        <w:jc w:val="center"/>
        <w:rPr>
          <w:i w:val="0"/>
          <w:iCs w:val="0"/>
        </w:rPr>
      </w:pPr>
      <w:bookmarkStart w:id="23" w:name="_Toc190183445"/>
      <w:commentRangeStart w:id="4"/>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4</w:t>
      </w:r>
      <w:r>
        <w:rPr>
          <w:i w:val="0"/>
          <w:iCs w:val="0"/>
        </w:rPr>
        <w:fldChar w:fldCharType="end"/>
      </w:r>
      <w:r>
        <w:rPr>
          <w:i w:val="0"/>
          <w:iCs w:val="0"/>
        </w:rPr>
        <w:t xml:space="preserve"> - Hiperplanos gerador por SVM</w:t>
      </w:r>
      <w:commentRangeEnd w:id="4"/>
      <w:r>
        <w:rPr>
          <w:rStyle w:val="14"/>
          <w:rFonts w:cs="Arial"/>
          <w:i w:val="0"/>
          <w:iCs w:val="0"/>
        </w:rPr>
        <w:commentReference w:id="4"/>
      </w:r>
      <w:bookmarkEnd w:id="23"/>
    </w:p>
    <w:p w14:paraId="4D24A2E7">
      <w:pPr>
        <w:keepNext/>
        <w:spacing w:before="240" w:after="240"/>
        <w:jc w:val="center"/>
        <w:rPr>
          <w:sz w:val="20"/>
          <w:szCs w:val="20"/>
        </w:rPr>
      </w:pPr>
      <w:r>
        <w:rPr>
          <w:sz w:val="20"/>
          <w:szCs w:val="20"/>
        </w:rPr>
        <w:drawing>
          <wp:inline distT="0" distB="0" distL="0" distR="0">
            <wp:extent cx="4667885" cy="3276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4"/>
                    <a:stretch>
                      <a:fillRect/>
                    </a:stretch>
                  </pic:blipFill>
                  <pic:spPr>
                    <a:xfrm>
                      <a:off x="0" y="0"/>
                      <a:ext cx="4667901" cy="3277057"/>
                    </a:xfrm>
                    <a:prstGeom prst="rect">
                      <a:avLst/>
                    </a:prstGeom>
                  </pic:spPr>
                </pic:pic>
              </a:graphicData>
            </a:graphic>
          </wp:inline>
        </w:drawing>
      </w:r>
    </w:p>
    <w:p w14:paraId="0AFCA4BC">
      <w:pPr>
        <w:keepNext/>
        <w:spacing w:before="240" w:after="240"/>
        <w:jc w:val="left"/>
      </w:pPr>
      <w:r>
        <w:rPr>
          <w:sz w:val="20"/>
          <w:szCs w:val="20"/>
        </w:rPr>
        <w:t>Fonte: Elaborado pelo autor</w:t>
      </w:r>
    </w:p>
    <w:p w14:paraId="79743F81">
      <w:pPr>
        <w:spacing w:before="240" w:after="240"/>
        <w:ind w:firstLine="1134"/>
        <w:rPr>
          <w:sz w:val="20"/>
          <w:szCs w:val="20"/>
        </w:rPr>
      </w:pPr>
      <w:r>
        <w:t>Essa abordagem permite que a SVM seja eficaz mesmo em cenários de alta dimensionalidade, pois ela busca um hiperplano ótimo independentemente do número de dimensões (Cortes &amp; Vapnik, 1995). Em espaços tridimensionais, a separação ocorre por meio de um plano, e em dimensões superiores, por um hiperplano. Além disso, o uso do Kernel Trick possibilita transformar dados não linearmente separáveis para um espaço de maior dimensão onde a separação se torna viável, sem necessidade de cálculos explícitos em todas as coordenadas transformadas (Boser, Guyon &amp; Vapnik, 1992). Durante o treinamento da SVM, realizado durante o processamento, são estabelecidas duas retas paralelas baseadas nos vetores suporte. A partir dessas retas, o hiperplano ótimo é determinado, posicionando-se equidistante entre elas e garantindo a mesma margem de separação.</w:t>
      </w:r>
    </w:p>
    <w:p w14:paraId="646BC10A">
      <w:pPr>
        <w:pStyle w:val="2"/>
        <w:spacing w:before="240" w:after="240" w:line="360" w:lineRule="auto"/>
        <w:ind w:left="360"/>
      </w:pPr>
      <w:bookmarkStart w:id="24" w:name="_Toc190184164"/>
      <w:r>
        <w:t>2.7 Aplicações</w:t>
      </w:r>
      <w:bookmarkEnd w:id="24"/>
      <w:r>
        <w:t xml:space="preserve"> </w:t>
      </w:r>
    </w:p>
    <w:p w14:paraId="5A80FC0F">
      <w:pPr>
        <w:spacing w:before="240" w:after="240"/>
        <w:ind w:firstLine="1134"/>
      </w:pPr>
      <w:r>
        <w:t>A implementação de um sistema de classificação de sinais de EEG utilizando a Transformada Wavelet Discreta (DWT) e a Máquina de Vetores de Suporte (SVM) possibilita a automação do diagnóstico diferencial entre crises epilépticas (CE) e crises não epilépticas psicogênicas (CNEP). A DWT permite a decomposição do sinal em diferentes escalas de tempo e frequência, extraindo características estatísticas relevantes para a análise (Silva; Souza, 2019). A SVM, por sua vez, tem sido amplamente utilizada na classificação de padrões de EEG devido à sua capacidade de encontrar hiperplanos ótimos de separação entre classes distintas​. Esse processo reduz a necessidade de análise exclusivamente visual por especialistas, tornando a identificação mais objetiva e acessível, principalmente em locais com recursos médicos limitados (Reuber, 2008)​.</w:t>
      </w:r>
    </w:p>
    <w:p w14:paraId="00EBCE6A">
      <w:pPr>
        <w:pStyle w:val="2"/>
        <w:spacing w:before="240" w:after="240" w:line="360" w:lineRule="auto"/>
        <w:ind w:left="360"/>
      </w:pPr>
      <w:bookmarkStart w:id="25" w:name="_Toc190184165"/>
      <w:r>
        <w:t>2.8 Processo de Classificação e Previsão</w:t>
      </w:r>
      <w:bookmarkEnd w:id="25"/>
    </w:p>
    <w:p w14:paraId="4204EC7C">
      <w:pPr>
        <w:spacing w:before="240" w:after="240"/>
        <w:ind w:firstLine="1134"/>
      </w:pPr>
      <w:r>
        <w:t>A classificação de sinais eletroencefalográficos (EEG) segue uma sequência estruturada de etapas que garantem a extração eficiente de informações e a diferenciação entre crises epilépticas (CE) e crises não epilépticas psicogênicas (CNEP). A seguir, na Figura 5, apresentamos um fluxo do processo que foi desenvolvido:</w:t>
      </w:r>
    </w:p>
    <w:p w14:paraId="6A4EE2EA">
      <w:pPr>
        <w:pStyle w:val="33"/>
        <w:keepNext/>
        <w:jc w:val="center"/>
        <w:rPr>
          <w:i w:val="0"/>
          <w:iCs w:val="0"/>
        </w:rPr>
      </w:pPr>
      <w:bookmarkStart w:id="26" w:name="_Toc190183447"/>
      <w:r>
        <w:drawing>
          <wp:anchor distT="0" distB="0" distL="114300" distR="114300" simplePos="0" relativeHeight="251667456" behindDoc="0" locked="0" layoutInCell="1" allowOverlap="1">
            <wp:simplePos x="0" y="0"/>
            <wp:positionH relativeFrom="margin">
              <wp:align>center</wp:align>
            </wp:positionH>
            <wp:positionV relativeFrom="paragraph">
              <wp:posOffset>281940</wp:posOffset>
            </wp:positionV>
            <wp:extent cx="4200525" cy="2486025"/>
            <wp:effectExtent l="0" t="0" r="9525" b="9525"/>
            <wp:wrapTopAndBottom/>
            <wp:docPr id="6419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3542"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200525" cy="2486025"/>
                    </a:xfrm>
                    <a:prstGeom prst="rect">
                      <a:avLst/>
                    </a:prstGeom>
                    <a:noFill/>
                    <a:ln>
                      <a:noFill/>
                    </a:ln>
                  </pic:spPr>
                </pic:pic>
              </a:graphicData>
            </a:graphic>
          </wp:anchor>
        </w:drawing>
      </w:r>
      <w:r>
        <w:rPr>
          <w:i w:val="0"/>
          <w:iCs w:val="0"/>
        </w:rPr>
        <w:t>Figura 5  - Diagrama de treinamento</w:t>
      </w:r>
      <w:bookmarkEnd w:id="26"/>
    </w:p>
    <w:p w14:paraId="7201CB2A">
      <w:pPr>
        <w:spacing w:before="240" w:after="240"/>
        <w:ind w:firstLine="1134"/>
        <w:jc w:val="left"/>
        <w:rPr>
          <w:sz w:val="20"/>
          <w:szCs w:val="20"/>
        </w:rPr>
      </w:pPr>
      <w:r>
        <w:rPr>
          <w:sz w:val="20"/>
          <w:szCs w:val="20"/>
        </w:rPr>
        <w:t>Fonte: Elaborado pelo autor</w:t>
      </w:r>
    </w:p>
    <w:p w14:paraId="49DC006B">
      <w:pPr>
        <w:pStyle w:val="2"/>
        <w:spacing w:before="240" w:after="240" w:line="360" w:lineRule="auto"/>
        <w:ind w:left="360"/>
      </w:pPr>
      <w:commentRangeStart w:id="5"/>
      <w:r>
        <w:t xml:space="preserve"> </w:t>
      </w:r>
      <w:bookmarkStart w:id="27" w:name="_Toc190184166"/>
      <w:r>
        <w:t>2.8.</w:t>
      </w:r>
      <w:commentRangeStart w:id="6"/>
      <w:r>
        <w:t>1 Processo de Coleta de Dados</w:t>
      </w:r>
      <w:commentRangeEnd w:id="6"/>
      <w:r>
        <w:rPr>
          <w:rStyle w:val="14"/>
          <w:b w:val="0"/>
        </w:rPr>
        <w:commentReference w:id="6"/>
      </w:r>
      <w:bookmarkEnd w:id="27"/>
    </w:p>
    <w:p w14:paraId="287BD855">
      <w:pPr>
        <w:spacing w:before="240" w:after="240"/>
        <w:ind w:firstLine="1134"/>
      </w:pPr>
      <w:r>
        <w:t>Os sinais de EEG são registrados por meio de eletrodos posicionados no couro cabeludo do paciente, seguindo o sistema de posicionamento internacional 10-20. Esses sinais são armazenados em arquivos no formato EDF (European Data Format), padrão para exames neurofisiológicos.</w:t>
      </w:r>
    </w:p>
    <w:p w14:paraId="7D82646E">
      <w:pPr>
        <w:pStyle w:val="2"/>
        <w:spacing w:before="240" w:after="240" w:line="360" w:lineRule="auto"/>
        <w:ind w:left="360"/>
      </w:pPr>
      <w:bookmarkStart w:id="28" w:name="_Toc190184167"/>
      <w:r>
        <w:t>2.8.2 Pré-processamento dos dados</w:t>
      </w:r>
      <w:bookmarkEnd w:id="28"/>
    </w:p>
    <w:p w14:paraId="2E63DF87">
      <w:pPr>
        <w:spacing w:before="240" w:after="240"/>
        <w:ind w:firstLine="1134"/>
      </w:pPr>
      <w:r>
        <w:t>Nesta etapa, os dados brutos são preparados para análise, garantindo que apenas informações relevantes sejam utilizadas. O pré-processamento inclui:</w:t>
      </w:r>
    </w:p>
    <w:p w14:paraId="36D3CF63">
      <w:pPr>
        <w:pStyle w:val="90"/>
        <w:numPr>
          <w:ilvl w:val="0"/>
          <w:numId w:val="3"/>
        </w:numPr>
        <w:spacing w:before="240" w:after="240"/>
      </w:pPr>
      <w:r>
        <w:t>Filtragem: Antes da aplicação da DWT, foram utilizados filtros passa-banda para remover ruídos de baixa e alta frequência, como artefatos de movimento e interferências elétricas da rede. Embora a própria DWT possa atuar como um filtro ao decompor o sinal em diferentes faixas de frequência, a filtragem inicial garante que apenas os componentes mais relevantes do EEG sejam analisados, reduzindo o impacto de ruídos indesejados.</w:t>
      </w:r>
    </w:p>
    <w:p w14:paraId="69EAF1D2">
      <w:pPr>
        <w:pStyle w:val="90"/>
        <w:numPr>
          <w:ilvl w:val="0"/>
          <w:numId w:val="3"/>
        </w:numPr>
        <w:spacing w:before="240" w:after="240"/>
      </w:pPr>
      <w:r>
        <w:t>Normalização: A normalização dos sinais foi realizada para padronizar a amplitude dos dados, reduzindo variações causadas por diferenças individuais ou inconsistências na aquisição. Isso facilita a comparação entre os sinais de diferentes pacientes e melhora o desempenho dos algoritmos de aprendizado de máquina.</w:t>
      </w:r>
    </w:p>
    <w:p w14:paraId="7E761BB8">
      <w:pPr>
        <w:pStyle w:val="90"/>
        <w:numPr>
          <w:ilvl w:val="0"/>
          <w:numId w:val="3"/>
        </w:numPr>
        <w:spacing w:before="240" w:after="240"/>
      </w:pPr>
      <w:r>
        <w:t>Segmentação: Os sinais foram divididos em janelas de 1 segundo, permitindo uma análise consistente. Essa abordagem também facilita a extração de características específicas em intervalos curtos, aumentando a eficiência dos classificadores na detecção de padrões associados a crises epilépticas e não epilépticas.</w:t>
      </w:r>
    </w:p>
    <w:p w14:paraId="222B2262">
      <w:pPr>
        <w:pStyle w:val="90"/>
        <w:numPr>
          <w:ilvl w:val="0"/>
          <w:numId w:val="3"/>
        </w:numPr>
        <w:spacing w:before="240" w:after="240"/>
      </w:pPr>
      <w:r>
        <w:t>Remoção de Ruidos: Além das etapas acima, desbalanceamento de classes, foram aplicadas para prever a classe mais frequente na maioria dos casos assim minimizar interferências causadas por outros ruídos de sinal como movimentos oculares, musculares ou ruído ambiental menos comum.</w:t>
      </w:r>
    </w:p>
    <w:p w14:paraId="6BD2C1CC">
      <w:pPr>
        <w:spacing w:before="240" w:after="240"/>
        <w:ind w:firstLine="1134"/>
      </w:pPr>
      <w:r>
        <w:t xml:space="preserve">O fluxo de pré-processamento garante que apenas os dados mais relevantes sejam utilizados nas etapas subsequentes de extração de características e classificação, como ilustrado na Figura 6, que destaca a integração entre </w:t>
      </w:r>
      <w:commentRangeStart w:id="7"/>
      <w:r>
        <w:t>aquisição, filtragem, normalização e segmentação dos sinais, conectando o pré-processamento à análise automatizada.</w:t>
      </w:r>
      <w:commentRangeEnd w:id="7"/>
      <w:r>
        <w:rPr>
          <w:rStyle w:val="14"/>
        </w:rPr>
        <w:commentReference w:id="7"/>
      </w:r>
    </w:p>
    <w:p w14:paraId="3A3CDC4D">
      <w:pPr>
        <w:pStyle w:val="33"/>
        <w:keepNext/>
        <w:jc w:val="center"/>
        <w:rPr>
          <w:i w:val="0"/>
          <w:iCs w:val="0"/>
        </w:rPr>
      </w:pPr>
      <w:bookmarkStart w:id="29" w:name="_Toc190183448"/>
      <w:r>
        <w:rPr>
          <w:i w:val="0"/>
          <w:iCs w:val="0"/>
        </w:rPr>
        <w:t>Figura 6 - Pré-processamento de dados</w:t>
      </w:r>
      <w:bookmarkEnd w:id="29"/>
    </w:p>
    <w:p w14:paraId="59E34A44">
      <w:pPr>
        <w:keepNext/>
        <w:spacing w:before="240" w:after="240"/>
        <w:jc w:val="center"/>
        <w:rPr>
          <w:sz w:val="20"/>
          <w:szCs w:val="20"/>
        </w:rPr>
      </w:pPr>
      <w:r>
        <w:rPr>
          <w:sz w:val="20"/>
          <w:szCs w:val="20"/>
        </w:rPr>
        <w:drawing>
          <wp:inline distT="0" distB="0" distL="0" distR="0">
            <wp:extent cx="5760085" cy="1774190"/>
            <wp:effectExtent l="0" t="0" r="0" b="0"/>
            <wp:docPr id="19878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07830" name="Picture 1"/>
                    <pic:cNvPicPr>
                      <a:picLocks noChangeAspect="1"/>
                    </pic:cNvPicPr>
                  </pic:nvPicPr>
                  <pic:blipFill>
                    <a:blip r:embed="rId16"/>
                    <a:stretch>
                      <a:fillRect/>
                    </a:stretch>
                  </pic:blipFill>
                  <pic:spPr>
                    <a:xfrm>
                      <a:off x="0" y="0"/>
                      <a:ext cx="5760085" cy="1774190"/>
                    </a:xfrm>
                    <a:prstGeom prst="rect">
                      <a:avLst/>
                    </a:prstGeom>
                  </pic:spPr>
                </pic:pic>
              </a:graphicData>
            </a:graphic>
          </wp:inline>
        </w:drawing>
      </w:r>
      <w:r>
        <w:rPr>
          <w:sz w:val="20"/>
          <w:szCs w:val="20"/>
        </w:rPr>
        <w:t>Fonte: Olivia, 2019</w:t>
      </w:r>
    </w:p>
    <w:p w14:paraId="65A5DA74">
      <w:pPr>
        <w:spacing w:before="240" w:after="240"/>
        <w:ind w:firstLine="1134"/>
      </w:pPr>
      <w:r>
        <w:t>Inicialmente, os sinais são captados por eletrodos posicionados no couro cabeludo do paciente, registrando a atividade elétrica cerebral em múltiplos canais de EEG. Após essa etapa, os dados são avaliados a um profissional da área médica para validação e tomada de decisão clínica e são classificados em três categorias: crise ou não crise.</w:t>
      </w:r>
      <w:commentRangeEnd w:id="5"/>
      <w:r>
        <w:commentReference w:id="5"/>
      </w:r>
    </w:p>
    <w:p w14:paraId="2217AF8C">
      <w:pPr>
        <w:pStyle w:val="2"/>
        <w:spacing w:before="240" w:after="240" w:line="360" w:lineRule="auto"/>
        <w:ind w:left="360"/>
      </w:pPr>
      <w:bookmarkStart w:id="30" w:name="_Toc190184168"/>
      <w:r>
        <w:t>2.8.3 Extração de Características</w:t>
      </w:r>
      <w:bookmarkEnd w:id="30"/>
    </w:p>
    <w:p w14:paraId="2E014EBF">
      <w:pPr>
        <w:spacing w:before="240" w:after="240"/>
        <w:ind w:firstLine="1134"/>
      </w:pPr>
      <w:r>
        <w:t xml:space="preserve">Na Transformada Wavelet Discreta foi aplicada aos sinais de EEG para extrair características relevantes para a classificação de crises epilépticas. A DWT permite decompor o sinal em diferentes escalas de tempo e frequência, facilitando a análise de padrões característicos de cada uma das crises (Silva; Souza, 2019). Para a decomposição dos sinais, é usualmente utilizadas as famílias de wavelets Coiflet 1 e Daubechies 4 devido às suas propriedades específicas. A wavelet Daubechies 4 foi escolhida por sua capacidade de representar sinais com alta precisão e sua ampla aplicação na análise de sinais biomédicos. Já a wavelet Coiflet 1 apresenta maior simetria e mais momentos nulos, o que melhora a localização das informações no domínio da frequência e proporciona uma melhor discriminação dos padrões encontrados nos sinais de EEG (Dhanalakshmi; Kumar, 2017). Os coeficientes de wavelet obtidos a partir da decomposição dos sinais são utilizados como características de entrada para os modelos de classificação. Esses coeficientes representam a distribuição de energia do sinal em diferentes bandas de frequência, permitindo a diferenciação entre padrões característicos de CE e CNEP (Gramfort et al., 2014). </w:t>
      </w:r>
    </w:p>
    <w:p w14:paraId="49AA3E42">
      <w:pPr>
        <w:pStyle w:val="2"/>
        <w:spacing w:before="240" w:after="240" w:line="360" w:lineRule="auto"/>
        <w:ind w:left="360"/>
      </w:pPr>
      <w:r>
        <w:rPr>
          <w:b w:val="0"/>
        </w:rPr>
        <w:t xml:space="preserve"> </w:t>
      </w:r>
      <w:bookmarkStart w:id="31" w:name="_Toc190184169"/>
      <w:r>
        <w:t>2.8.4 Treinamento e Avaliação do Classificador</w:t>
      </w:r>
      <w:bookmarkEnd w:id="31"/>
    </w:p>
    <w:p w14:paraId="10AD6774">
      <w:pPr>
        <w:spacing w:before="240" w:after="240"/>
        <w:ind w:firstLine="1134"/>
      </w:pPr>
      <w:r>
        <w:t>O classificador é treinado utilizando a Máquina de Vetores de Suporte (SVM) é um método amplamente utilizado para a classificação de padrões, especialmente em problemas de separação entre classes complexas, como a distinção entre crises epilépticas e não epilépticas com citado anteriormente. Seu desempenho é avaliado por meio de métricas estatísticas, como acurácia, sensibilidade e especificidade, que permitem mensurar sua capacidade discriminativa. Para assegurar a generalização do modelo e minimizar o risco de sobreajuste, empregam-se técnicas de validação cruzada, garantindo que o classificador mantenha um desempenho consistente em diferentes subconjuntos de dados.</w:t>
      </w:r>
    </w:p>
    <w:p w14:paraId="4B701363">
      <w:pPr>
        <w:spacing w:before="240" w:after="240"/>
        <w:ind w:firstLine="1134"/>
      </w:pPr>
    </w:p>
    <w:p w14:paraId="6BE6BDA6">
      <w:pPr>
        <w:spacing w:before="240" w:after="240"/>
        <w:ind w:firstLine="1134"/>
      </w:pPr>
    </w:p>
    <w:p w14:paraId="4A388911">
      <w:pPr>
        <w:pStyle w:val="2"/>
        <w:spacing w:before="240" w:after="240" w:line="360" w:lineRule="auto"/>
        <w:ind w:left="360"/>
        <w:rPr>
          <w:rFonts w:hint="default"/>
          <w:lang w:val="pt-BR"/>
        </w:rPr>
      </w:pPr>
      <w:commentRangeStart w:id="8"/>
      <w:r>
        <w:t>2.8.6 Validação dos modelos</w:t>
      </w:r>
    </w:p>
    <w:p w14:paraId="793538CB">
      <w:pPr>
        <w:spacing w:before="240" w:after="240"/>
        <w:ind w:firstLine="1134"/>
      </w:pPr>
      <w:r>
        <w:t>A validação de modelos em aprendizado de máquina é essencial para garantir sua generalização e evitar sobreajuste. A validação cruzada K-Fold permite dividir os dados em múltiplos subconjuntos, alternando-os entre treino e teste, proporcionando uma avaliação mais confiável do desempenho (Santos,2018).</w:t>
      </w:r>
    </w:p>
    <w:p w14:paraId="0BA307CC">
      <w:pPr>
        <w:spacing w:before="240" w:after="240"/>
        <w:ind w:firstLine="1134"/>
      </w:pPr>
      <w:r>
        <w:t>Métricas como recall e F1-score são fundamentais para avaliar a capacidade do modelo, especialmente em conjuntos desbalanceados. O recall é prioritário em aplicações médicas, pois reduz a ocorrência de falsos negativos. A validação orienta ajustes no modelo, garantindo melhor equilíbrio entre viés e variância.</w:t>
      </w:r>
      <w:commentRangeEnd w:id="8"/>
      <w:r>
        <w:commentReference w:id="8"/>
      </w:r>
    </w:p>
    <w:p w14:paraId="405E7533">
      <w:pPr>
        <w:spacing w:before="240" w:after="240"/>
        <w:rPr>
          <w:rFonts w:hint="default"/>
          <w:lang w:val="pt-BR"/>
        </w:rPr>
      </w:pPr>
    </w:p>
    <w:p w14:paraId="5FD99773">
      <w:pPr>
        <w:pStyle w:val="2"/>
        <w:spacing w:before="240" w:after="240" w:line="360" w:lineRule="auto"/>
        <w:ind w:left="360" w:firstLine="716" w:firstLineChars="0"/>
      </w:pPr>
      <w:r>
        <w:t>2.8.5 Desbalanceamento dos Dados</w:t>
      </w:r>
    </w:p>
    <w:p w14:paraId="1E9829C4">
      <w:pPr>
        <w:spacing w:before="240" w:after="240"/>
        <w:ind w:firstLine="1850" w:firstLineChars="0"/>
      </w:pPr>
      <w:r>
        <w:t>A presença de desbalanceamento nas classes de um conjunto de dados pode comprometer o desempenho de modelos de aprendizado de máquina, resultando em classificadores imprecisos que favorecem a baixa acurácia e tendencia não relacionadas (Firmino, 2014). Esse fenômeno é particularmente relevante para problemas como o apresentado de diagnóstico médico, onde a correta identificação de classes especificas é fundamental para evitar erros de predição e impactos clínicos adversos.</w:t>
      </w:r>
    </w:p>
    <w:p w14:paraId="2AB62170">
      <w:pPr>
        <w:spacing w:before="240" w:after="240"/>
        <w:ind w:firstLine="1850" w:firstLineChars="0"/>
      </w:pPr>
      <w:r>
        <w:t>Para mitigar os efeitos do desbalanceamento, diferentes abordagens podem ser empregadas, incluindo a atribuição de pesos diferenciados às classes no treinamento do modelo, a fim de equilibrar sua influência na minimização da função de erro. Além disso, técnicas de reamostragem podem ser utilizadas para modificar a distribuição das amostras no conjunto de treinamento, seja por meio da geração de novas instâncias sintéticas ou da remoção seletiva de amostras da classe predominante</w:t>
      </w:r>
    </w:p>
    <w:p w14:paraId="368A3265">
      <w:pPr>
        <w:spacing w:before="240" w:after="240"/>
        <w:ind w:firstLine="1850" w:firstLineChars="0"/>
      </w:pPr>
    </w:p>
    <w:p w14:paraId="090F12D3">
      <w:pPr>
        <w:spacing w:before="240" w:after="240"/>
      </w:pPr>
    </w:p>
    <w:p w14:paraId="09C4AA54">
      <w:pPr>
        <w:spacing w:before="240" w:after="240"/>
        <w:rPr>
          <w:rFonts w:hint="default"/>
          <w:lang w:val="pt-BR"/>
        </w:rPr>
      </w:pPr>
      <w:r>
        <w:rPr>
          <w:rFonts w:hint="default"/>
          <w:lang w:val="pt-BR"/>
        </w:rPr>
        <w:tab/>
      </w:r>
      <w:r>
        <w:commentReference w:id="9"/>
      </w:r>
    </w:p>
    <w:p w14:paraId="056994FF">
      <w:pPr>
        <w:pStyle w:val="2"/>
        <w:numPr>
          <w:ilvl w:val="0"/>
          <w:numId w:val="1"/>
        </w:numPr>
        <w:rPr>
          <w:bCs/>
        </w:rPr>
      </w:pPr>
      <w:bookmarkStart w:id="32" w:name="_Toc190184170"/>
      <w:commentRangeStart w:id="10"/>
      <w:commentRangeStart w:id="11"/>
      <w:r>
        <w:rPr>
          <w:bCs/>
        </w:rPr>
        <w:t>Estado da Arte</w:t>
      </w:r>
      <w:commentRangeEnd w:id="10"/>
      <w:r>
        <w:rPr>
          <w:rStyle w:val="14"/>
          <w:b w:val="0"/>
        </w:rPr>
        <w:commentReference w:id="10"/>
      </w:r>
      <w:bookmarkEnd w:id="32"/>
    </w:p>
    <w:p w14:paraId="487F8F76">
      <w:pPr>
        <w:spacing w:before="240" w:after="240"/>
        <w:ind w:firstLine="1134"/>
      </w:pPr>
      <w:r>
        <w:t>A análise e classificação de sinais eletroencefalográficos (EEG) têm sido exploradas na literatura por meio de técnicas matemáticas e estatísticas que possibilitam a extração de características discriminantes. A Transformada Wavelet Discreta e a Máquina de Vetores de Suporte (SVM) são metodologias amplamente utilizadas para a decomposição e classificação de sinais não estacionários como os de EEG, proporcionando uma melhor diferenciação entre crises epilépticas (CE) e crises não epilépticas psicogênicas (CNEP) (Santos, 2018).</w:t>
      </w:r>
      <w:commentRangeEnd w:id="11"/>
      <w:r>
        <w:commentReference w:id="11"/>
      </w:r>
    </w:p>
    <w:p w14:paraId="042480EA">
      <w:pPr>
        <w:rPr>
          <w:b/>
          <w:bCs/>
        </w:rPr>
      </w:pPr>
      <w:r>
        <w:rPr>
          <w:b/>
          <w:bCs/>
        </w:rPr>
        <w:t>3.1 Transformada Wavelet Discreta (DWT)</w:t>
      </w:r>
    </w:p>
    <w:p w14:paraId="7D43DBE6">
      <w:pPr>
        <w:spacing w:before="240" w:after="240"/>
        <w:ind w:firstLine="1134"/>
      </w:pPr>
      <w:r>
        <w:t>As wavelets são funções matemáticas que exibem oscilações de curta duração, caracterizadas por um valor médio igual a zero. Geralmente, apresentam-se de forma irregular e assimétrica. Diferentemente da Transformada de Fourier (FT), que decompõe um sinal em uma soma de senóides de diferentes frequências, a Transformada Wavelet decompõe o sinal em uma combinação ponderada de versões escaladas e transladadas de uma função base, conhecida como wavelet-mãe. Nesse processo, o sinal é comparado com a wavelet-mãe, que é ajustada em termos de escala (esticada ou comprimida) e posição (atrasada ou adiantada) para capturar características locais do sinal em diferentes resoluções</w:t>
      </w:r>
    </w:p>
    <w:p w14:paraId="3430D4A6">
      <w:pPr>
        <w:spacing w:before="240" w:after="240"/>
        <w:ind w:firstLine="1134"/>
      </w:pPr>
      <w:r>
        <w:t>Após a extração dos coeficientes wavelet, a próxima etapa envolve a classificação dos sinais EEG em CE ou CNEP, foram criados dois tipos de classificadores, um envolvendo as bandas de frequência alfa e beta e uma apenas a beta. Ambos os classificadores do tipo k vizinhos próximos.</w:t>
      </w:r>
    </w:p>
    <w:p w14:paraId="675E83EB">
      <w:pPr>
        <w:spacing w:before="240" w:after="240"/>
        <w:ind w:firstLine="1134"/>
      </w:pPr>
      <w:r>
        <w:t xml:space="preserve">A Transformada Discreta de Wavelet possui como entrada um sinal contínuo e realiza as alterações em escala e posição de forma discreta. Então é definido como na Equação (9): </w:t>
      </w:r>
    </w:p>
    <w:p w14:paraId="3F6DD667">
      <w:pPr>
        <w:spacing w:before="240" w:after="240"/>
        <w:ind w:firstLine="1134"/>
        <w:jc w:val="center"/>
      </w:pPr>
      <w:r>
        <w:t xml:space="preserve">                              </w:t>
      </w:r>
      <m:oMath>
        <m:sSubSup>
          <m:sSubSupPr>
            <m:ctrlPr>
              <w:rPr>
                <w:rFonts w:ascii="Cambria Math" w:hAnsi="Cambria Math"/>
                <w:i/>
              </w:rPr>
            </m:ctrlPr>
          </m:sSubSup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jk</m:t>
                </m:r>
                <m:ctrlPr>
                  <w:rPr>
                    <w:rFonts w:ascii="Cambria Math" w:hAnsi="Cambria Math"/>
                    <w:i/>
                  </w:rPr>
                </m:ctrlPr>
              </m:sub>
            </m:sSub>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j</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jk</m:t>
            </m:r>
            <m:ctrlPr>
              <w:rPr>
                <w:rFonts w:ascii="Cambria Math" w:hAnsi="Cambria Math"/>
                <w:i/>
              </w:rPr>
            </m:ctrlPr>
          </m:sub>
        </m:sSub>
        <m:r>
          <m:rPr/>
          <w:rPr>
            <w:rFonts w:ascii="Cambria Math" w:hAnsi="Cambria Math"/>
          </w:rPr>
          <m:t>=k</m:t>
        </m:r>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j</m:t>
            </m:r>
            <m:ctrlPr>
              <w:rPr>
                <w:rFonts w:ascii="Cambria Math" w:hAnsi="Cambria Math"/>
                <w:i/>
              </w:rPr>
            </m:ctrlPr>
          </m:sup>
        </m:sSubSup>
        <m:r>
          <m:rPr/>
          <w:rPr>
            <w:rFonts w:ascii="Cambria Math" w:hAnsi="Cambria Math"/>
          </w:rPr>
          <m:t>T</m:t>
        </m:r>
      </m:oMath>
      <w:r>
        <w:t xml:space="preserve">                                                    (9)</w:t>
      </w:r>
    </w:p>
    <w:p w14:paraId="47877DBB">
      <w:pPr>
        <w:spacing w:before="240" w:after="240"/>
      </w:pPr>
      <w:r>
        <w:t>onde: Ψ(t) é a wavelet-mãe, 0 ≤ j ≤ N − 1 e 0 ≤ k ≤ M − 1 , os coeficientes são calculados (Najarian; Splinter, 2012), de acordo com a Equação (10):</w:t>
      </w:r>
    </w:p>
    <w:p w14:paraId="4512198B">
      <w:pPr>
        <w:rPr>
          <w:b/>
          <w:bCs/>
        </w:rPr>
      </w:pPr>
      <w:r>
        <w:t xml:space="preserve">                                              </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jk</m:t>
            </m:r>
            <m:ctrlPr>
              <w:rPr>
                <w:rFonts w:ascii="Cambria Math" w:hAnsi="Cambria Math"/>
                <w:i/>
              </w:rPr>
            </m:ctrlPr>
          </m:sub>
        </m:sSub>
        <m:r>
          <m:rPr/>
          <w:rPr>
            <w:rFonts w:ascii="Cambria Math" w:hAnsi="Cambria Math"/>
          </w:rPr>
          <m:t>⁡=</m:t>
        </m:r>
        <m:nary>
          <m:naryPr>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x(t)</m:t>
            </m:r>
            <m:sSub>
              <m:sSubPr>
                <m:ctrlPr>
                  <w:rPr>
                    <w:rFonts w:ascii="Cambria Math" w:hAnsi="Cambria Math"/>
                  </w:rPr>
                </m:ctrlPr>
              </m:sSubPr>
              <m:e>
                <m:r>
                  <m:rPr>
                    <m:sty m:val="p"/>
                  </m:rPr>
                  <w:rPr>
                    <w:rFonts w:ascii="Cambria Math" w:hAnsi="Cambria Math"/>
                  </w:rPr>
                  <m:t>Ψ</m:t>
                </m:r>
                <m:ctrlPr>
                  <w:rPr>
                    <w:rFonts w:ascii="Cambria Math" w:hAnsi="Cambria Math"/>
                  </w:rPr>
                </m:ctrlPr>
              </m:e>
              <m:sub>
                <m:r>
                  <m:rPr/>
                  <w:rPr>
                    <w:rFonts w:ascii="Cambria Math" w:hAnsi="Cambria Math"/>
                  </w:rPr>
                  <m:t>jk</m:t>
                </m:r>
                <m:ctrlPr>
                  <w:rPr>
                    <w:rFonts w:ascii="Cambria Math" w:hAnsi="Cambria Math"/>
                  </w:rPr>
                </m:ctrlPr>
              </m:sub>
            </m:sSub>
            <m:r>
              <m:rPr/>
              <w:rPr>
                <w:rFonts w:ascii="Cambria Math" w:hAnsi="Cambria Math"/>
              </w:rPr>
              <m:t>(t)dt</m:t>
            </m:r>
            <m:ctrlPr>
              <w:rPr>
                <w:rFonts w:ascii="Cambria Math" w:hAnsi="Cambria Math"/>
                <w:i/>
              </w:rPr>
            </m:ctrlPr>
          </m:e>
        </m:nary>
      </m:oMath>
      <w:r>
        <w:t xml:space="preserve">                                                       (10)</w:t>
      </w:r>
    </w:p>
    <w:p w14:paraId="1178DBD8">
      <w:pPr>
        <w:pStyle w:val="2"/>
        <w:rPr>
          <w:b w:val="0"/>
          <w:bCs/>
        </w:rPr>
      </w:pPr>
      <w:bookmarkStart w:id="33" w:name="_Toc190184171"/>
      <w:r>
        <w:rPr>
          <w:bCs/>
        </w:rPr>
        <w:t>3.2 Classificação com Máquina de Vetores de Suporte (SVM)</w:t>
      </w:r>
      <w:bookmarkEnd w:id="33"/>
    </w:p>
    <w:p w14:paraId="6496A01E">
      <w:pPr>
        <w:spacing w:before="240" w:after="240"/>
        <w:ind w:firstLine="1134"/>
      </w:pPr>
      <w:r>
        <w:t>Após a extração dos coeficientes wavelet, os sinais EEG são classificados como CE (Crises Epilépticas) ou CNEP (Crises Não Epilépticas Psicogênicas). Para essa etapa, foram desenvolvidos dois tipos de classificadores, um baseado nas bandas de frequência alfa e beta, e outro utilizando apenas a banda beta. Ambos os classificadores utilizam o método k-vizinhos mais próximos (KNN) para atribuir uma classe ao sinal analisado (Hayes, P. &amp; Weinstein).</w:t>
      </w:r>
    </w:p>
    <w:p w14:paraId="01899703">
      <w:pPr>
        <w:spacing w:before="240" w:after="240"/>
        <w:ind w:firstLine="1134"/>
      </w:pPr>
      <w:r>
        <w:t>A função kernel ϕ(x) é um elemento essencial da SVM, pois permite mapear os dados para um espaço de maior dimensionalidade, onde as classes se tornam linearmente separáveis. Diferentes tipos de kernels, como linear, polinomial, função de base radial (RBF) e sigmoide, isso reduz o custo computacional e melhora o desempenho em problemas complexos, como a classificação de sinais de EEG (Santos, 2018).</w:t>
      </w:r>
    </w:p>
    <w:p w14:paraId="052C9815">
      <w:pPr>
        <w:pStyle w:val="2"/>
        <w:spacing w:before="240" w:after="240" w:line="360" w:lineRule="auto"/>
        <w:ind w:left="360"/>
      </w:pPr>
      <w:bookmarkStart w:id="34" w:name="_Toc190184172"/>
      <w:r>
        <w:t>3.3 Performance e Modelo</w:t>
      </w:r>
      <w:bookmarkEnd w:id="34"/>
    </w:p>
    <w:p w14:paraId="1AD30040">
      <w:pPr>
        <w:spacing w:before="240" w:after="240"/>
        <w:ind w:firstLine="1134"/>
        <w:rPr>
          <w:color w:val="000000" w:themeColor="text1"/>
          <w14:textFill>
            <w14:solidFill>
              <w14:schemeClr w14:val="tx1"/>
            </w14:solidFill>
          </w14:textFill>
        </w:rPr>
      </w:pPr>
      <w:r>
        <w:rPr>
          <w:color w:val="000000" w:themeColor="text1"/>
          <w14:textFill>
            <w14:solidFill>
              <w14:schemeClr w14:val="tx1"/>
            </w14:solidFill>
          </w14:textFill>
        </w:rPr>
        <w:t>A performance do classificador é avaliada por métricas como acurácia (ACC), definida na Equação (11), sensibilidade (SEN), definida na Equação (12) e especificidade (SPE), definida pela Equação (13):</w:t>
      </w:r>
    </w:p>
    <w:p w14:paraId="4A8B3707">
      <w:pPr>
        <w:spacing w:before="240" w:after="240"/>
      </w:pPr>
      <w:r>
        <w:t xml:space="preserve">                                                   </w:t>
      </w:r>
      <m:oMath>
        <m:r>
          <m:rPr/>
          <w:rPr>
            <w:rFonts w:ascii="Cambria Math" w:hAnsi="Cambria Math"/>
          </w:rPr>
          <m:t>ACC=</m:t>
        </m:r>
        <m:f>
          <m:fPr>
            <m:ctrlPr>
              <w:rPr>
                <w:rFonts w:ascii="Cambria Math" w:hAnsi="Cambria Math"/>
                <w:i/>
              </w:rPr>
            </m:ctrlPr>
          </m:fPr>
          <m:num>
            <m:r>
              <m:rPr/>
              <w:rPr>
                <w:rFonts w:ascii="Cambria Math" w:hAnsi="Cambria Math"/>
              </w:rPr>
              <m:t>TP+TN</m:t>
            </m:r>
            <m:ctrlPr>
              <w:rPr>
                <w:rFonts w:ascii="Cambria Math" w:hAnsi="Cambria Math"/>
                <w:i/>
              </w:rPr>
            </m:ctrlPr>
          </m:num>
          <m:den>
            <m:r>
              <m:rPr/>
              <w:rPr>
                <w:rFonts w:ascii="Cambria Math" w:hAnsi="Cambria Math"/>
              </w:rPr>
              <m:t>TP+TN+FP+FN</m:t>
            </m:r>
            <m:ctrlPr>
              <w:rPr>
                <w:rFonts w:ascii="Cambria Math" w:hAnsi="Cambria Math"/>
                <w:i/>
              </w:rPr>
            </m:ctrlPr>
          </m:den>
        </m:f>
      </m:oMath>
      <w:r>
        <w:t xml:space="preserve">                                              (11)</w:t>
      </w:r>
    </w:p>
    <w:p w14:paraId="5657E83B">
      <w:pPr>
        <w:spacing w:before="240" w:after="240"/>
      </w:pPr>
      <w:r>
        <w:t xml:space="preserve">                                                      </w:t>
      </w:r>
      <m:oMath>
        <m:r>
          <m:rPr/>
          <w:rPr>
            <w:rFonts w:ascii="Cambria Math" w:hAnsi="Cambria Math"/>
          </w:rPr>
          <m:t>SEN=</m:t>
        </m:r>
        <m:f>
          <m:fPr>
            <m:ctrlPr>
              <w:rPr>
                <w:rFonts w:ascii="Cambria Math" w:hAnsi="Cambria Math"/>
                <w:i/>
              </w:rPr>
            </m:ctrlPr>
          </m:fPr>
          <m:num>
            <m:r>
              <m:rPr/>
              <w:rPr>
                <w:rFonts w:ascii="Cambria Math" w:hAnsi="Cambria Math"/>
              </w:rPr>
              <m:t>TP</m:t>
            </m:r>
            <m:ctrlPr>
              <w:rPr>
                <w:rFonts w:ascii="Cambria Math" w:hAnsi="Cambria Math"/>
                <w:i/>
              </w:rPr>
            </m:ctrlPr>
          </m:num>
          <m:den>
            <m:r>
              <m:rPr/>
              <w:rPr>
                <w:rFonts w:ascii="Cambria Math" w:hAnsi="Cambria Math"/>
              </w:rPr>
              <m:t>TP+FN</m:t>
            </m:r>
            <m:ctrlPr>
              <w:rPr>
                <w:rFonts w:ascii="Cambria Math" w:hAnsi="Cambria Math"/>
                <w:i/>
              </w:rPr>
            </m:ctrlPr>
          </m:den>
        </m:f>
      </m:oMath>
      <w:r>
        <w:t xml:space="preserve">                                                      (12)</w:t>
      </w:r>
    </w:p>
    <w:p w14:paraId="599DCC22">
      <w:pPr>
        <w:spacing w:before="240" w:after="240"/>
        <w:rPr>
          <w:del w:id="17" w:author="Beatriz dos reis leite" w:date="2025-02-11T16:14:00Z"/>
        </w:rPr>
      </w:pPr>
      <w:r>
        <w:t xml:space="preserve">                                                    </w:t>
      </w:r>
      <m:oMath>
        <m:r>
          <m:rPr/>
          <w:rPr>
            <w:rFonts w:ascii="Cambria Math" w:hAnsi="Cambria Math"/>
          </w:rPr>
          <m:t>SPE=</m:t>
        </m:r>
        <m:f>
          <m:fPr>
            <m:ctrlPr>
              <w:rPr>
                <w:rFonts w:ascii="Cambria Math" w:hAnsi="Cambria Math"/>
                <w:i/>
              </w:rPr>
            </m:ctrlPr>
          </m:fPr>
          <m:num>
            <m:r>
              <m:rPr/>
              <w:rPr>
                <w:rFonts w:ascii="Cambria Math" w:hAnsi="Cambria Math"/>
              </w:rPr>
              <m:t>TN</m:t>
            </m:r>
            <m:ctrlPr>
              <w:rPr>
                <w:rFonts w:ascii="Cambria Math" w:hAnsi="Cambria Math"/>
                <w:i/>
              </w:rPr>
            </m:ctrlPr>
          </m:num>
          <m:den>
            <m:r>
              <m:rPr/>
              <w:rPr>
                <w:rFonts w:ascii="Cambria Math" w:hAnsi="Cambria Math"/>
              </w:rPr>
              <m:t>TN+FP</m:t>
            </m:r>
            <m:ctrlPr>
              <w:rPr>
                <w:rFonts w:ascii="Cambria Math" w:hAnsi="Cambria Math"/>
                <w:i/>
              </w:rPr>
            </m:ctrlPr>
          </m:den>
        </m:f>
      </m:oMath>
      <w:r>
        <w:t xml:space="preserve">                                                        (13)</w:t>
      </w:r>
    </w:p>
    <w:p w14:paraId="1AE1F500">
      <w:pPr>
        <w:spacing w:before="240" w:after="240"/>
      </w:pPr>
      <w:r>
        <w:t>onde: TP e TN representam verdadeiros positivos e verdadeiros negativos, respectivamente, enquanto FP e FN indicam falsos positivos e falsos negativos.</w:t>
      </w:r>
    </w:p>
    <w:p w14:paraId="44A6C8E8">
      <w:pPr>
        <w:spacing w:before="240" w:after="240"/>
        <w:ind w:firstLine="1134"/>
      </w:pPr>
      <w:r>
        <w:t>Estudos demonstram que a combinação de DWT e SVM atinge altas taxas de acurácia na diferenciação entre CE e CNEP (Santos, 2018), tornando-se uma alternativa viável para auxiliar especialistas no diagnóstico. Entretanto, desafios como a variação interindividual dos sinais EEG e a necessidade de bases de dados balanceadas ainda devem ser enfrentados para uma implementação clínica eficaz (Lima, 2020).</w:t>
      </w:r>
      <w:bookmarkStart w:id="35" w:name="_Toc190184189"/>
    </w:p>
    <w:p w14:paraId="0EE10512">
      <w:pPr>
        <w:spacing w:before="240" w:after="240"/>
        <w:ind w:firstLine="1134"/>
      </w:pPr>
    </w:p>
    <w:p w14:paraId="04E656AD">
      <w:pPr>
        <w:spacing w:before="240" w:after="240"/>
        <w:ind w:firstLine="1134"/>
      </w:pPr>
    </w:p>
    <w:p w14:paraId="7C40DD40">
      <w:pPr>
        <w:spacing w:before="240" w:after="240"/>
        <w:ind w:firstLine="1134"/>
      </w:pPr>
    </w:p>
    <w:p w14:paraId="1FA5ECFB">
      <w:pPr>
        <w:spacing w:before="240" w:after="240"/>
        <w:ind w:firstLine="1134"/>
      </w:pPr>
    </w:p>
    <w:p w14:paraId="28B04E14">
      <w:pPr>
        <w:spacing w:before="240" w:after="240"/>
        <w:ind w:firstLine="1134"/>
      </w:pPr>
    </w:p>
    <w:p w14:paraId="2C9C2202">
      <w:pPr>
        <w:pStyle w:val="2"/>
        <w:numPr>
          <w:ilvl w:val="0"/>
          <w:numId w:val="1"/>
        </w:numPr>
        <w:spacing w:after="0"/>
      </w:pPr>
      <w:bookmarkStart w:id="36" w:name="_Toc189592059"/>
      <w:r>
        <w:t>Metodologia</w:t>
      </w:r>
      <w:bookmarkEnd w:id="36"/>
      <w:r>
        <w:t xml:space="preserve"> </w:t>
      </w:r>
    </w:p>
    <w:p w14:paraId="2D5DA1F8"/>
    <w:p w14:paraId="46CC4581">
      <w:r>
        <w:tab/>
      </w:r>
      <w:r>
        <w:t>Nesse capítulo apresentamos os procedimentos adotados para a implementação do modelo preditivo voltado à diferenciação entre Crises Epilépticas (CE) e Crises Não Epilépticas Psicogênicas (CNEP). A metodologia foi estruturada de forma a garantir a aplicabilidade do modelo e a reprodutibilidade dos resultados, voltados a uma melhora continua com a alimentação de mais dados contemplando desde a aquisição e preparação dos dados até o treinamento, validação e implantação da solução.</w:t>
      </w:r>
    </w:p>
    <w:p w14:paraId="25933ECE">
      <w:r>
        <w:t>Com os dados foram submetidos a um pré-processamento para identificação de cada tipo de crise. Em seguida, as séries temporais foram transformadas por meio da Transformada Wavelet Discreta (DWT), extraindo coeficientes representativos das variações de frequência dos sinais.</w:t>
      </w:r>
    </w:p>
    <w:p w14:paraId="6E8F0E1B">
      <w:r>
        <w:t>Para a construção do modelo, foi utilizada a Máquina de Vetores de Suporte (SVM), com ajuste dos hiperparâmetros para otimizar a separação entre as classes. A avaliação do desempenho foi realizada por meio da validação cruzada K-Fold, empregando métricas como acurácia, sensibilidade e especificidade e descritas nas tabelas nos próximos topicos. Adicionalmente, medidas foram adotadas para lidar com o desbalanceamento de classes, incluindo a atribuição de pesos às categorias e a seleção de variáveis mais relevantes.</w:t>
      </w:r>
    </w:p>
    <w:p w14:paraId="6C787E83">
      <w:r>
        <w:t>Após a reprodução e validação do modelo, este foi integrado a uma interface web interativa desenvolvida utilizando Streamlit. O objetivo dessa interface é facilitar o uso do modelo por profissionais da área da saúde, permitindo a carga, processamento e inferência de exames EEG sem a necessidade de conhecimentos técnicos avançados em aprendizado de máquina.Os detalhes de cada uma dessas etapas são descritos nos subcapítulos a seguir.</w:t>
      </w:r>
    </w:p>
    <w:p w14:paraId="3DF619BE">
      <w:pPr>
        <w:pStyle w:val="2"/>
        <w:spacing w:after="0"/>
        <w:ind w:firstLine="720"/>
      </w:pPr>
      <w:bookmarkStart w:id="37" w:name="_Toc189592060"/>
      <w:r>
        <w:t>4.1Extração de Dados</w:t>
      </w:r>
      <w:bookmarkEnd w:id="37"/>
      <w:r>
        <w:t xml:space="preserve"> </w:t>
      </w:r>
    </w:p>
    <w:p w14:paraId="40EF903B"/>
    <w:p w14:paraId="2546762D">
      <w:r>
        <w:tab/>
      </w:r>
      <w:r>
        <w:t>Por meio de uma parceria, envolvendo o Laboratório de Controle Aplicado do Instinto Federal de São Paulo Campus São Paulo e a Unidade de Videoeletrencefalograﬁa do Instituto de Psiquiatria do Hospital das Clínicas da Faculdade de Medicina da Universidade de São Paulo, foram disponibilizados arquivos de videoeletrocefalograma em formato EDF  e uma relação dos exames de videoeletrocefalograma e marcações de início e fim dos períodos de convulsão.</w:t>
      </w:r>
    </w:p>
    <w:p w14:paraId="1B306242">
      <w:r>
        <w:tab/>
      </w:r>
      <w:r>
        <w:t xml:space="preserve">Os exames de videoeletrocefalograma foram executados em um aparelho que possui uma frequência de amostragem de 200 Hz, um filtro passa-faixa 0,3 a 35 HZ, e uma sensibilidade de </w:t>
      </w:r>
      <w:r>
        <w:rPr>
          <w:lang w:eastAsia="zh-CN"/>
        </w:rPr>
        <w:t>7 µV/mm</w:t>
      </w:r>
    </w:p>
    <w:p w14:paraId="2A364383">
      <w:r>
        <w:tab/>
      </w:r>
      <w:r>
        <w:t>Os sinais EEG foram gravados em dois tipos de posições de elétrodos:</w:t>
      </w:r>
    </w:p>
    <w:p w14:paraId="7EC8C1A4">
      <w:pPr>
        <w:ind w:firstLine="720"/>
      </w:pPr>
      <w:r>
        <w:t xml:space="preserve"> Posição 1: </w:t>
      </w:r>
      <w:r>
        <w:rPr>
          <w:lang w:eastAsia="zh-CN"/>
        </w:rPr>
        <w:t>Fp1-F3, F3-C3, C3-P3, P3-O1, Fp1-F7, F7-T7, T7-P7, P7-O1, Fp2-F4, F4-C4, C4-P4, P4-O2, Fp2-F8, F8-T8, T8-P8, P8-O2, Fz-Cz, Cz-Pz</w:t>
      </w:r>
      <w:commentRangeStart w:id="12"/>
      <w:commentRangeStart w:id="13"/>
      <w:commentRangeStart w:id="14"/>
      <w:r>
        <w:commentReference w:id="12"/>
      </w:r>
      <w:commentRangeEnd w:id="12"/>
      <w:commentRangeEnd w:id="13"/>
      <w:r>
        <w:rPr>
          <w:rStyle w:val="14"/>
        </w:rPr>
        <w:commentReference w:id="13"/>
      </w:r>
      <w:commentRangeEnd w:id="14"/>
      <w:r>
        <w:rPr>
          <w:rStyle w:val="14"/>
        </w:rPr>
        <w:commentReference w:id="14"/>
      </w:r>
    </w:p>
    <w:p w14:paraId="76B9B499">
      <w:pPr>
        <w:ind w:firstLine="720"/>
        <w:rPr>
          <w:lang w:val="fr-FR"/>
        </w:rPr>
      </w:pPr>
      <w:r>
        <w:rPr>
          <w:lang w:val="fr-FR" w:eastAsia="zh-CN"/>
        </w:rPr>
        <w:t>Posição 2: Fp1-F3, F3-C3, C3-P3, P3-O1, Fp1-F7, F7-T3, T3-T5, T5-O1, Fp2-F4, F4-C4, C4-P4, P4-O2, Fp2-F8, F8-T4, T4-T6, T6-O2, Fz-Cz, Cz-Pz.        </w:t>
      </w:r>
    </w:p>
    <w:p w14:paraId="4D5253E2">
      <w:pPr>
        <w:rPr>
          <w:lang w:val="fr-FR"/>
        </w:rPr>
      </w:pPr>
      <w:r>
        <w:rPr>
          <w:lang w:val="fr-FR"/>
        </w:rPr>
        <w:tab/>
      </w:r>
      <w:commentRangeStart w:id="15"/>
      <w:commentRangeStart w:id="16"/>
      <w:commentRangeStart w:id="17"/>
      <w:r>
        <w:commentReference w:id="15"/>
      </w:r>
      <w:commentRangeEnd w:id="15"/>
      <w:commentRangeEnd w:id="16"/>
      <w:r>
        <w:rPr>
          <w:rStyle w:val="14"/>
        </w:rPr>
        <w:commentReference w:id="16"/>
      </w:r>
      <w:commentRangeEnd w:id="17"/>
      <w:r>
        <w:rPr>
          <w:rStyle w:val="14"/>
        </w:rPr>
        <w:commentReference w:id="17"/>
      </w:r>
      <w:r>
        <w:rPr>
          <w:lang w:val="fr-FR"/>
        </w:rPr>
        <w:t xml:space="preserve"> </w:t>
      </w:r>
    </w:p>
    <w:p w14:paraId="6A68DA25">
      <w:pPr>
        <w:rPr>
          <w:lang w:val="fr-FR"/>
        </w:rPr>
      </w:pPr>
      <w:r>
        <w:rPr>
          <w:lang w:val="fr-FR"/>
        </w:rPr>
        <w:br w:type="page"/>
      </w:r>
    </w:p>
    <w:p w14:paraId="53859D80">
      <w:pPr>
        <w:rPr>
          <w:lang w:val="fr-FR"/>
        </w:rPr>
      </w:pPr>
    </w:p>
    <w:p w14:paraId="47F80C18">
      <w:pPr>
        <w:ind w:firstLine="720"/>
      </w:pPr>
      <w:r>
        <w:t>Ao total foram disponibilizados para a corrente estudo 145 arquivos EDF, as Tabelas 2 e 3 apresentam a distribuição dos pacientes incluídos neste estudo, classificados conforme o tipo de crise: Crise Não Epiléptica Psicogênica (CNEP) e Crise Epilética (CE). A Tabela 1 descreve informações demográficas e quantitativas sobre os pacientes com CNEP, incluindo o sexo, a idade e a quantidade de crises registradas. Da mesma forma, a Tabela 2 detalha os pacientes diagnosticados com CE, seguindo a mesma estrutura de informações. Esses dados são fundamentais para a análise comparativa entre os dois grupos, destacando as diferenças nas características dos pacientes e na quantidade de dados disponíveis para processamento e classificação no estudo.</w:t>
      </w:r>
    </w:p>
    <w:p w14:paraId="11F4D155">
      <w:pPr>
        <w:pStyle w:val="33"/>
        <w:jc w:val="center"/>
      </w:pPr>
      <w:bookmarkStart w:id="38" w:name="_Toc184667981"/>
      <w:r>
        <w:drawing>
          <wp:inline distT="0" distB="0" distL="114300" distR="114300">
            <wp:extent cx="2533650" cy="24860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7"/>
                    <a:stretch>
                      <a:fillRect/>
                    </a:stretch>
                  </pic:blipFill>
                  <pic:spPr>
                    <a:xfrm>
                      <a:off x="0" y="0"/>
                      <a:ext cx="2533650" cy="2486025"/>
                    </a:xfrm>
                    <a:prstGeom prst="rect">
                      <a:avLst/>
                    </a:prstGeom>
                    <a:noFill/>
                    <a:ln>
                      <a:noFill/>
                    </a:ln>
                  </pic:spPr>
                </pic:pic>
              </a:graphicData>
            </a:graphic>
          </wp:inline>
        </w:drawing>
      </w:r>
    </w:p>
    <w:p w14:paraId="780F70D5">
      <w:pPr>
        <w:pStyle w:val="33"/>
        <w:jc w:val="center"/>
      </w:pPr>
      <w:r>
        <w:t xml:space="preserve">Tabela </w:t>
      </w:r>
      <w:r>
        <w:fldChar w:fldCharType="begin"/>
      </w:r>
      <w:r>
        <w:instrText xml:space="preserve"> SEQ Tabela \* ARABIC </w:instrText>
      </w:r>
      <w:r>
        <w:fldChar w:fldCharType="separate"/>
      </w:r>
      <w:r>
        <w:t>2</w:t>
      </w:r>
      <w:r>
        <w:fldChar w:fldCharType="end"/>
      </w:r>
      <w:r>
        <w:t xml:space="preserve"> – Quantidade de CNEP e Amostras 1</w:t>
      </w:r>
      <w:bookmarkEnd w:id="38"/>
      <w:r>
        <w:t xml:space="preserve"> (* representa exames marcados como CNEP para pacientes com diagnóstico dúbio)</w:t>
      </w:r>
    </w:p>
    <w:p w14:paraId="03689C1C"/>
    <w:p w14:paraId="5F39940B">
      <w:r>
        <w:br w:type="page"/>
      </w:r>
    </w:p>
    <w:p w14:paraId="3EF15AD7"/>
    <w:p w14:paraId="4C36B2B6"/>
    <w:p w14:paraId="6972CA54">
      <w:pPr>
        <w:pStyle w:val="33"/>
        <w:jc w:val="center"/>
      </w:pPr>
      <w:bookmarkStart w:id="39" w:name="_Toc184667982"/>
      <w:r>
        <w:drawing>
          <wp:inline distT="0" distB="0" distL="114300" distR="114300">
            <wp:extent cx="2533650" cy="43910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18"/>
                    <a:stretch>
                      <a:fillRect/>
                    </a:stretch>
                  </pic:blipFill>
                  <pic:spPr>
                    <a:xfrm>
                      <a:off x="0" y="0"/>
                      <a:ext cx="2533650" cy="4391025"/>
                    </a:xfrm>
                    <a:prstGeom prst="rect">
                      <a:avLst/>
                    </a:prstGeom>
                    <a:noFill/>
                    <a:ln>
                      <a:noFill/>
                    </a:ln>
                  </pic:spPr>
                </pic:pic>
              </a:graphicData>
            </a:graphic>
          </wp:inline>
        </w:drawing>
      </w:r>
    </w:p>
    <w:p w14:paraId="73C8ED07">
      <w:pPr>
        <w:pStyle w:val="33"/>
        <w:jc w:val="center"/>
      </w:pPr>
      <w:r>
        <w:t xml:space="preserve">Tabela </w:t>
      </w:r>
      <w:r>
        <w:fldChar w:fldCharType="begin"/>
      </w:r>
      <w:r>
        <w:instrText xml:space="preserve"> SEQ Tabela \* ARABIC </w:instrText>
      </w:r>
      <w:r>
        <w:fldChar w:fldCharType="separate"/>
      </w:r>
      <w:r>
        <w:t>3</w:t>
      </w:r>
      <w:r>
        <w:fldChar w:fldCharType="end"/>
      </w:r>
      <w:r>
        <w:t xml:space="preserve"> - Quantidade de CE Amostras </w:t>
      </w:r>
      <w:bookmarkEnd w:id="39"/>
      <w:r>
        <w:t>2 (** representa exames marcados como CE para pacientes com diagnóstico dúbio)</w:t>
      </w:r>
    </w:p>
    <w:p w14:paraId="7E3A10B0">
      <w:pPr>
        <w:pStyle w:val="33"/>
        <w:jc w:val="center"/>
      </w:pPr>
    </w:p>
    <w:p w14:paraId="149F268D">
      <w:r>
        <w:t>Ao todo se tem 145 arquivos do tipo EDF, correspondentes a 30 pacientes, 8 diagnosticados com CNEP, 20 diagnosticados com CE e 2 diagnosticados em ambas as classes.</w:t>
      </w:r>
    </w:p>
    <w:p w14:paraId="3896B761">
      <w:r>
        <w:br w:type="page"/>
      </w:r>
    </w:p>
    <w:p w14:paraId="0905DB02">
      <w:pPr>
        <w:pStyle w:val="3"/>
        <w:keepNext w:val="0"/>
        <w:keepLines w:val="0"/>
        <w:numPr>
          <w:ilvl w:val="2"/>
          <w:numId w:val="4"/>
        </w:numPr>
        <w:spacing w:before="0"/>
        <w:ind w:left="1080" w:hanging="360"/>
      </w:pPr>
      <w:bookmarkStart w:id="40" w:name="_Toc189592062"/>
      <w:r>
        <w:t>Interpretação de arquivos no formato EDF e Limpeza de Dados</w:t>
      </w:r>
      <w:bookmarkEnd w:id="40"/>
    </w:p>
    <w:p w14:paraId="40AF9C3D"/>
    <w:p w14:paraId="2C09B910">
      <w:r>
        <w:tab/>
      </w:r>
      <w:r>
        <w:t>Os exames em formato EDF foram interpretados utilizando a biblioteca MNE, utilizando a interface de manipulação de dados neurofisicos da biblioteca, foram selecionados os canais que fornecem informações EEG de modo dinâmico para se adaptar aos dois padrões de elétrodos presentes nas amostras. Logo em sequência foi extraído a marcação do horário de início do exame das propriedades de cada arquivo.</w:t>
      </w:r>
    </w:p>
    <w:p w14:paraId="0C0D59AE">
      <w:pPr>
        <w:ind w:firstLine="720"/>
      </w:pPr>
      <w:r>
        <w:t xml:space="preserve"> Utilizando os valores dos canais de interesse e o horário de inicio dos exames foi criado um quadro de dados com os valores de cada canal ao longo do tempo referenciado e os valores dos canais foram arredondados em 4 casas decimais. Por fim o quadro de dados de cada exame foi transformado em formato </w:t>
      </w:r>
      <w:commentRangeStart w:id="18"/>
      <w:r>
        <w:t>CSV</w:t>
      </w:r>
      <w:commentRangeEnd w:id="18"/>
      <w:r>
        <w:commentReference w:id="18"/>
      </w:r>
      <w:r>
        <w:t xml:space="preserve"> e armazenado (Anexo </w:t>
      </w:r>
      <w:commentRangeStart w:id="19"/>
      <w:r>
        <w:t>XX</w:t>
      </w:r>
      <w:commentRangeEnd w:id="19"/>
      <w:r>
        <w:commentReference w:id="19"/>
      </w:r>
      <w:r>
        <w:t xml:space="preserve">). </w:t>
      </w:r>
    </w:p>
    <w:p w14:paraId="77362AE5">
      <w:pPr>
        <w:ind w:firstLine="720"/>
      </w:pPr>
    </w:p>
    <w:p w14:paraId="7418865A">
      <w:pPr>
        <w:pStyle w:val="3"/>
        <w:keepNext w:val="0"/>
        <w:keepLines w:val="0"/>
        <w:numPr>
          <w:ilvl w:val="2"/>
          <w:numId w:val="4"/>
        </w:numPr>
        <w:spacing w:before="0"/>
      </w:pPr>
      <w:r>
        <w:t xml:space="preserve">Pré processamento </w:t>
      </w:r>
    </w:p>
    <w:p w14:paraId="6BE731F0"/>
    <w:p w14:paraId="1F73BF26">
      <w:r>
        <w:t xml:space="preserve">       Os exames em formato CSV foram transformados em quadros de dados utilizando a biblioteca pandas, tendo seu index definindo como a informação de tempo do exame, resultando em quadros de dados da informações de cada canal EEG ao longo do tempo de duração do exame.</w:t>
      </w:r>
    </w:p>
    <w:p w14:paraId="3678CB21">
      <w:r>
        <w:t xml:space="preserve">        Neste projeto foram considerados apenas os períodos ictais dos exames em amostras de 1 segundo, as informações dos intervalos das crises foram transformadas em um dicionário </w:t>
      </w:r>
      <w:commentRangeStart w:id="20"/>
      <w:r>
        <w:t>(Anexo XX)</w:t>
      </w:r>
      <w:commentRangeEnd w:id="20"/>
      <w:r>
        <w:commentReference w:id="20"/>
      </w:r>
    </w:p>
    <w:p w14:paraId="53157EEA">
      <w:r>
        <w:rPr>
          <w:b/>
          <w:bCs/>
        </w:rPr>
        <w:t xml:space="preserve">       </w:t>
      </w:r>
      <w:r>
        <w:t>Os quadros de dados foram fatiados em intervalos de 200 considerando o comprimento total de cada exame , além disso os dados de cada canal foram arredondados em 4 casas decimais para garantir replicabilidade do modelo (</w:t>
      </w:r>
      <w:commentRangeStart w:id="21"/>
      <w:r>
        <w:t>Anexo XX</w:t>
      </w:r>
      <w:commentRangeEnd w:id="21"/>
      <w:r>
        <w:commentReference w:id="21"/>
      </w:r>
      <w:r>
        <w:t xml:space="preserve">). Os períodos ictais foram selecionados em cada quadro de dados utilizando o dicionário de intervalos de crises. </w:t>
      </w:r>
    </w:p>
    <w:p w14:paraId="7AB2AD3F">
      <w:r>
        <w:br w:type="page"/>
      </w:r>
    </w:p>
    <w:p w14:paraId="33AD4CB6"/>
    <w:p w14:paraId="1A64C1A7">
      <w:r>
        <w:t>Consecutivamente a biblioteca pywt foi utilizada para decompor o quadro de dados em 5 níveis utilizando DTW, gerando 6 coeficientes: A5, D5, D4, D3, D2 e D5. Tais coeficientes foram empregados para gerar um vetor de características no seguinte formato:</w:t>
      </w:r>
    </w:p>
    <w:p w14:paraId="2665EDD9">
      <w:r>
        <w:t xml:space="preserve"> </w:t>
      </w:r>
    </w:p>
    <w:p w14:paraId="2F6270EE">
      <w:pPr>
        <w:ind w:firstLine="480" w:firstLineChars="200"/>
        <w:rPr>
          <w:lang w:val="es-ES"/>
        </w:rPr>
      </w:pPr>
      <w:r>
        <w:rPr>
          <w:lang w:val="es-ES"/>
        </w:rPr>
        <w:t>[mediaA5, mediaD5, mediaD4, mediaD3, mediaD2, mediaD1, desvpadA5,</w:t>
      </w:r>
    </w:p>
    <w:p w14:paraId="6E931ECB">
      <w:pPr>
        <w:ind w:firstLine="480" w:firstLineChars="200"/>
        <w:rPr>
          <w:lang w:val="es-ES"/>
        </w:rPr>
      </w:pPr>
      <w:r>
        <w:rPr>
          <w:lang w:val="es-ES"/>
        </w:rPr>
        <w:t>desvpadD5, desvpadD4, desvpadD3, desvpadD2, desvpadD1, maximoA5,</w:t>
      </w:r>
    </w:p>
    <w:p w14:paraId="1D1144C3">
      <w:pPr>
        <w:ind w:firstLine="480" w:firstLineChars="200"/>
        <w:rPr>
          <w:lang w:val="en-US"/>
        </w:rPr>
      </w:pPr>
      <w:r>
        <w:rPr>
          <w:lang w:val="en-US"/>
        </w:rPr>
        <w:t>maximoD5, maximoD4, maximoD3, maximoD2, maximoD1, minimoA5,</w:t>
      </w:r>
    </w:p>
    <w:p w14:paraId="3A87BFC9">
      <w:pPr>
        <w:ind w:firstLine="480" w:firstLineChars="200"/>
      </w:pPr>
      <w:r>
        <w:t>minimoD5, minimoD4, minimoD3, minimoD2, minimoD1]</w:t>
      </w:r>
    </w:p>
    <w:p w14:paraId="04D55EC9">
      <w:pPr>
        <w:ind w:firstLine="480" w:firstLineChars="200"/>
      </w:pPr>
    </w:p>
    <w:p w14:paraId="08A1F38E">
      <w:pPr>
        <w:ind w:firstLine="720"/>
        <w:pPrChange w:id="18" w:author="Rafael" w:date="2025-02-12T21:26:00Z">
          <w:pPr/>
        </w:pPrChange>
      </w:pPr>
      <w:r>
        <w:t>Foram adicionados ao vetor de característica uma chave artificial para identificação do paciente (id_paciente) , o diagnóstico e o nome do exame que deu origem aos coeficientes de decomposição wavelet (cod_exame</w:t>
      </w:r>
      <w:r>
        <w:rPr>
          <w:rStyle w:val="14"/>
        </w:rPr>
        <w:commentReference w:id="22"/>
      </w:r>
      <w:r>
        <w:t>).</w:t>
      </w:r>
    </w:p>
    <w:p w14:paraId="48093A58">
      <w:pPr>
        <w:ind w:firstLine="720"/>
        <w:pPrChange w:id="19" w:author="Rafael" w:date="2025-02-12T21:26:00Z">
          <w:pPr/>
        </w:pPrChange>
      </w:pPr>
    </w:p>
    <w:p w14:paraId="25101ECF">
      <w:pPr>
        <w:ind w:firstLine="720"/>
        <w:pPrChange w:id="20" w:author="Rafael" w:date="2025-02-12T21:26:00Z">
          <w:pPr/>
        </w:pPrChange>
      </w:pPr>
      <w:r>
        <w:t>Logo em seguidas todos os vetores de características foram empilhados para gerar um único quadro de dados consolidado todas as informações extraídas dos exames disponíveis. Por fim foi aplicada uma normalização no quadro de dados considerando apenas as colunas que contem os valores derivados dos coeficientes wavelet e o quadro de dados foi salvo em formato CSV, também foi salva uma versão do quadro de dados bruto, sem a normalização.</w:t>
      </w:r>
    </w:p>
    <w:p w14:paraId="767AA0B2">
      <w:r>
        <w:br w:type="page"/>
      </w:r>
    </w:p>
    <w:p w14:paraId="5973C107">
      <w:pPr>
        <w:pStyle w:val="90"/>
        <w:numPr>
          <w:ilvl w:val="1"/>
          <w:numId w:val="4"/>
        </w:numPr>
        <w:spacing w:after="0"/>
        <w:ind w:left="1080"/>
        <w:rPr>
          <w:rStyle w:val="39"/>
        </w:rPr>
      </w:pPr>
      <w:r>
        <w:t xml:space="preserve"> </w:t>
      </w:r>
      <w:r>
        <w:rPr>
          <w:rStyle w:val="39"/>
        </w:rPr>
        <w:t xml:space="preserve">Exploração de dados e Seleção de recursos </w:t>
      </w:r>
    </w:p>
    <w:p w14:paraId="48C106D4">
      <w:pPr>
        <w:pStyle w:val="90"/>
        <w:ind w:left="360"/>
        <w:rPr>
          <w:rStyle w:val="39"/>
        </w:rPr>
      </w:pPr>
    </w:p>
    <w:p w14:paraId="302FD253">
      <w:r>
        <w:t>O processo iniciou-se criando uma visualização do dados gerados na etapa anterior, nessa análise foram removidos os campos ‘id_paciente’ e ‘</w:t>
      </w:r>
      <w:ins w:id="21" w:author="Rafael" w:date="2025-02-12T21:21:00Z">
        <w:r>
          <w:rPr/>
          <w:t>cod_exame</w:t>
        </w:r>
      </w:ins>
      <w:ins w:id="22" w:author="Rafael" w:date="2025-02-12T21:21:00Z">
        <w:r>
          <w:rPr/>
          <w:commentReference w:id="23"/>
        </w:r>
      </w:ins>
      <w:r>
        <w:t>’, logo em seguida, foi plotado uma relação entre o diagnóstico e os vetores de características representado na imagem abaixo.</w:t>
      </w:r>
    </w:p>
    <w:p w14:paraId="35A495CA"/>
    <w:p w14:paraId="061345D8">
      <w:ins w:id="23" w:author="Rafael" w:date="2025-02-12T21:22:00Z">
        <w:r>
          <w:rPr/>
          <w:drawing>
            <wp:anchor distT="0" distB="0" distL="114300" distR="114300" simplePos="0" relativeHeight="251670528" behindDoc="0" locked="0" layoutInCell="1" allowOverlap="1">
              <wp:simplePos x="0" y="0"/>
              <wp:positionH relativeFrom="column">
                <wp:posOffset>969010</wp:posOffset>
              </wp:positionH>
              <wp:positionV relativeFrom="page">
                <wp:posOffset>3110865</wp:posOffset>
              </wp:positionV>
              <wp:extent cx="3564890" cy="3676650"/>
              <wp:effectExtent l="0" t="0" r="16510" b="0"/>
              <wp:wrapTopAndBottom/>
              <wp:docPr id="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5"/>
                      <pic:cNvPicPr>
                        <a:picLocks noChangeAspect="1"/>
                      </pic:cNvPicPr>
                    </pic:nvPicPr>
                    <pic:blipFill>
                      <a:blip r:embed="rId19"/>
                      <a:stretch>
                        <a:fillRect/>
                      </a:stretch>
                    </pic:blipFill>
                    <pic:spPr>
                      <a:xfrm>
                        <a:off x="0" y="0"/>
                        <a:ext cx="3564890" cy="3676650"/>
                      </a:xfrm>
                      <a:prstGeom prst="rect">
                        <a:avLst/>
                      </a:prstGeom>
                      <a:noFill/>
                      <a:ln>
                        <a:noFill/>
                      </a:ln>
                    </pic:spPr>
                  </pic:pic>
                </a:graphicData>
              </a:graphic>
            </wp:anchor>
          </w:drawing>
        </w:r>
      </w:ins>
    </w:p>
    <w:p w14:paraId="2C6B32AE"/>
    <w:p w14:paraId="2784146E">
      <w:r>
        <w:t>Em seguida , foi plotado uma visualização de uma matriz relacional de cada variável do vetor e as suas classificações (Anexo XX).</w:t>
      </w:r>
    </w:p>
    <w:p w14:paraId="111083ED">
      <w:r>
        <w:t>Considerando a correlação das variáveis com o diagnóstico foi evidenciado a maior influência das variáveis: ''mediaA5', 'mediaD5', 'mediaD1', 'mediaD2', 'mediaD3', 'mediaD4' no diagnóstico.</w:t>
      </w:r>
    </w:p>
    <w:p w14:paraId="41A1C4E8"/>
    <w:p w14:paraId="7D61D0AC"/>
    <w:p w14:paraId="2C8F5963">
      <w:pPr>
        <w:pStyle w:val="3"/>
        <w:keepNext w:val="0"/>
        <w:keepLines w:val="0"/>
        <w:numPr>
          <w:ilvl w:val="1"/>
          <w:numId w:val="4"/>
        </w:numPr>
        <w:spacing w:before="0"/>
        <w:ind w:left="1020"/>
      </w:pPr>
      <w:r>
        <w:t xml:space="preserve"> </w:t>
      </w:r>
      <w:r>
        <w:rPr>
          <w:rStyle w:val="39"/>
          <w:b/>
          <w:bCs w:val="0"/>
        </w:rPr>
        <w:t xml:space="preserve">Treinamento do modelo </w:t>
      </w:r>
    </w:p>
    <w:p w14:paraId="1264EB08">
      <w:pPr>
        <w:pStyle w:val="90"/>
        <w:ind w:left="360"/>
      </w:pPr>
    </w:p>
    <w:p w14:paraId="449950FF">
      <w:r>
        <w:t xml:space="preserve">Essa etapa inicia-se carregando os quadro de dados produzidos na etapa anterior, os quadros de dados foram separados em um vetor de características X, removendo as colunas de identificação: 'diagnostico', 'diagnostico_bin', ‘cod_exame' e 'id_paciente', e um vetor de resultados Y.  </w:t>
      </w:r>
    </w:p>
    <w:p w14:paraId="48C51E3A">
      <w:r>
        <w:t>O modelo foi ajustado para os vetores X e Y , configurado para trabalhar com validação cruzada dividindo os vetores em 5 grupos, por fim o modelo foi treinado com diferentes kernels: linear, rbf e polinomial.</w:t>
      </w:r>
    </w:p>
    <w:p w14:paraId="4D257DDF"/>
    <w:p w14:paraId="325AB5F2">
      <w:pPr>
        <w:pStyle w:val="3"/>
        <w:keepNext w:val="0"/>
        <w:keepLines w:val="0"/>
        <w:numPr>
          <w:ilvl w:val="1"/>
          <w:numId w:val="4"/>
        </w:numPr>
        <w:spacing w:before="0"/>
        <w:ind w:left="1080"/>
      </w:pPr>
      <w:r>
        <w:t xml:space="preserve"> Otimização do modelo </w:t>
      </w:r>
    </w:p>
    <w:p w14:paraId="5D02C7E6"/>
    <w:p w14:paraId="4EBBAB3B">
      <w:pPr>
        <w:ind w:left="720"/>
      </w:pPr>
      <w:r>
        <w:t>Nesse tópico iremos abordar alterações em diferentes parâmetros do quadro de dados e do modelo para possibilitar uma maior taxa de acerto do modelo SVM.</w:t>
      </w:r>
    </w:p>
    <w:p w14:paraId="10A4C6C3">
      <w:pPr>
        <w:ind w:left="720"/>
      </w:pPr>
    </w:p>
    <w:p w14:paraId="1C69CF87">
      <w:pPr>
        <w:pStyle w:val="3"/>
        <w:keepNext w:val="0"/>
        <w:keepLines w:val="0"/>
        <w:numPr>
          <w:ilvl w:val="2"/>
          <w:numId w:val="4"/>
        </w:numPr>
        <w:spacing w:before="0"/>
      </w:pPr>
      <w:r>
        <w:t>D</w:t>
      </w:r>
      <w:commentRangeStart w:id="24"/>
      <w:r>
        <w:t xml:space="preserve">esbalanceamento dos dados </w:t>
      </w:r>
      <w:commentRangeEnd w:id="24"/>
      <w:r>
        <w:commentReference w:id="24"/>
      </w:r>
    </w:p>
    <w:p w14:paraId="224B39B9"/>
    <w:p w14:paraId="3AF23337">
      <w:r>
        <w:t xml:space="preserve">A quantidade de amostras das crises tem uma distribuição desproporcional entre as classes de diagnóstico CNEP e CE, para lidar com esse desconforme foi atribuído valores de pesos para as classes (1 para CE e 1,8 para CNEP) equilibrar o </w:t>
      </w:r>
      <w:commentRangeStart w:id="25"/>
      <w:r>
        <w:t>viés</w:t>
      </w:r>
      <w:commentRangeEnd w:id="25"/>
      <w:r>
        <w:rPr>
          <w:rStyle w:val="14"/>
        </w:rPr>
        <w:commentReference w:id="25"/>
      </w:r>
      <w:r>
        <w:t xml:space="preserve"> do modelo </w:t>
      </w:r>
    </w:p>
    <w:p w14:paraId="78A3A9FB">
      <w:r>
        <w:br w:type="page"/>
      </w:r>
    </w:p>
    <w:p w14:paraId="39BCFCB1"/>
    <w:p w14:paraId="2236EB8B">
      <w:pPr>
        <w:pStyle w:val="3"/>
        <w:keepNext w:val="0"/>
        <w:keepLines w:val="0"/>
        <w:numPr>
          <w:ilvl w:val="2"/>
          <w:numId w:val="4"/>
        </w:numPr>
        <w:spacing w:before="0"/>
      </w:pPr>
      <w:r>
        <w:t xml:space="preserve">Redução de recursos </w:t>
      </w:r>
    </w:p>
    <w:p w14:paraId="2FF6F3C9"/>
    <w:p w14:paraId="2FF33A04">
      <w:r>
        <w:t>O quadro de dados Figura XX</w:t>
      </w:r>
      <w:r>
        <w:rPr>
          <w:rStyle w:val="14"/>
        </w:rPr>
        <w:t xml:space="preserve"> </w:t>
      </w:r>
      <w:r>
        <w:t xml:space="preserve">possui 25 variáveis, reduzindo a quantidade de variáveis torna-se possível diminuir a complexidade do nosso modelos e ignorar recursos que não se conectam com o resultados. Foram criados novos vetores X e Y baseados nas variáveis evidenciadas na avaliação de correlação entre as variáveis e aplicado o método de seleção de recursos </w:t>
      </w:r>
      <w:r>
        <w:commentReference w:id="26"/>
      </w:r>
      <w:r>
        <w:t xml:space="preserve">sequenciais decrescente. O processo resultou em um quadro de dados com uma menor quantidade de recursos .  </w:t>
      </w:r>
    </w:p>
    <w:p w14:paraId="210576AF">
      <w:r>
        <w:tab/>
      </w:r>
      <w:r>
        <w:tab/>
      </w:r>
    </w:p>
    <w:p w14:paraId="69A6D922">
      <w:pPr>
        <w:pStyle w:val="3"/>
        <w:keepNext w:val="0"/>
        <w:keepLines w:val="0"/>
        <w:numPr>
          <w:ilvl w:val="2"/>
          <w:numId w:val="4"/>
        </w:numPr>
        <w:spacing w:before="0"/>
      </w:pPr>
      <w:r>
        <w:t xml:space="preserve"> </w:t>
      </w:r>
      <w:commentRangeStart w:id="27"/>
      <w:r>
        <w:t xml:space="preserve">Validação </w:t>
      </w:r>
      <w:commentRangeEnd w:id="27"/>
      <w:r>
        <w:commentReference w:id="27"/>
      </w:r>
      <w:r>
        <w:t>dos modelos</w:t>
      </w:r>
    </w:p>
    <w:p w14:paraId="40E4EB15">
      <w:r>
        <w:t xml:space="preserve">Os diferentes resultados dos modelos treinados nos tópicos 4.4 e 4.5 foram geraram os resultados abaixo: </w:t>
      </w:r>
    </w:p>
    <w:p w14:paraId="291B5687">
      <w:r>
        <w:drawing>
          <wp:anchor distT="0" distB="0" distL="114300" distR="114300" simplePos="0" relativeHeight="251676672" behindDoc="0" locked="0" layoutInCell="1" allowOverlap="1">
            <wp:simplePos x="0" y="0"/>
            <wp:positionH relativeFrom="column">
              <wp:posOffset>1156970</wp:posOffset>
            </wp:positionH>
            <wp:positionV relativeFrom="paragraph">
              <wp:posOffset>310515</wp:posOffset>
            </wp:positionV>
            <wp:extent cx="3630930" cy="2964815"/>
            <wp:effectExtent l="0" t="0" r="7620" b="6985"/>
            <wp:wrapTopAndBottom/>
            <wp:docPr id="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7"/>
                    <pic:cNvPicPr>
                      <a:picLocks noChangeAspect="1"/>
                    </pic:cNvPicPr>
                  </pic:nvPicPr>
                  <pic:blipFill>
                    <a:blip r:embed="rId20"/>
                    <a:stretch>
                      <a:fillRect/>
                    </a:stretch>
                  </pic:blipFill>
                  <pic:spPr>
                    <a:xfrm>
                      <a:off x="0" y="0"/>
                      <a:ext cx="3630930" cy="2964815"/>
                    </a:xfrm>
                    <a:prstGeom prst="rect">
                      <a:avLst/>
                    </a:prstGeom>
                    <a:noFill/>
                    <a:ln>
                      <a:noFill/>
                    </a:ln>
                  </pic:spPr>
                </pic:pic>
              </a:graphicData>
            </a:graphic>
          </wp:anchor>
        </w:drawing>
      </w:r>
    </w:p>
    <w:p w14:paraId="18D340FA">
      <w:r>
        <w:rPr>
          <w:rStyle w:val="14"/>
        </w:rPr>
        <w:commentReference w:id="28"/>
      </w:r>
    </w:p>
    <w:p w14:paraId="7B7078AE">
      <w:r>
        <w:t>Comparando a taxa de</w:t>
      </w:r>
      <w:commentRangeStart w:id="29"/>
      <w:r>
        <w:t xml:space="preserve"> verdadeiro positivo</w:t>
      </w:r>
      <w:commentRangeEnd w:id="29"/>
      <w:r>
        <w:commentReference w:id="29"/>
      </w:r>
      <w:r>
        <w:t>, ele foi transformado em pickle e será implementado como ferramenta de inferência .</w:t>
      </w:r>
    </w:p>
    <w:p w14:paraId="24D29E74"/>
    <w:p w14:paraId="3F1589B4">
      <w:pPr>
        <w:pStyle w:val="3"/>
      </w:pPr>
    </w:p>
    <w:p w14:paraId="385095C2"/>
    <w:tbl>
      <w:tblPr>
        <w:tblStyle w:val="12"/>
        <w:tblW w:w="965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889"/>
        <w:gridCol w:w="2047"/>
        <w:gridCol w:w="3714"/>
      </w:tblGrid>
      <w:tr w14:paraId="48F4A6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nil"/>
            </w:tcBorders>
            <w:shd w:val="clear" w:color="000000" w:fill="203764"/>
            <w:noWrap/>
            <w:vAlign w:val="bottom"/>
          </w:tcPr>
          <w:p w14:paraId="095B8888">
            <w:pPr>
              <w:suppressAutoHyphens w:val="0"/>
              <w:spacing w:after="0" w:line="240" w:lineRule="auto"/>
              <w:jc w:val="center"/>
              <w:rPr>
                <w:rFonts w:ascii="Calibri" w:hAnsi="Calibri" w:eastAsia="Times New Roman" w:cs="Calibri"/>
                <w:color w:val="FFFFFF"/>
                <w:sz w:val="22"/>
                <w:lang w:val="en-US" w:eastAsia="en-US"/>
              </w:rPr>
            </w:pPr>
            <w:r>
              <w:rPr>
                <w:rFonts w:ascii="Calibri" w:hAnsi="Calibri" w:eastAsia="Times New Roman" w:cs="Calibri"/>
                <w:color w:val="FFFFFF"/>
                <w:sz w:val="22"/>
                <w:lang w:val="en-US" w:eastAsia="en-US"/>
              </w:rPr>
              <w:t>K-Fold recall Scores</w:t>
            </w:r>
          </w:p>
        </w:tc>
        <w:tc>
          <w:tcPr>
            <w:tcW w:w="2047" w:type="dxa"/>
            <w:tcBorders>
              <w:top w:val="single" w:color="auto" w:sz="4" w:space="0"/>
              <w:bottom w:val="nil"/>
            </w:tcBorders>
            <w:shd w:val="clear" w:color="000000" w:fill="203764"/>
            <w:noWrap/>
            <w:vAlign w:val="bottom"/>
          </w:tcPr>
          <w:p w14:paraId="1791825B">
            <w:pPr>
              <w:suppressAutoHyphens w:val="0"/>
              <w:spacing w:after="0" w:line="240" w:lineRule="auto"/>
              <w:jc w:val="center"/>
              <w:rPr>
                <w:rFonts w:ascii="Calibri" w:hAnsi="Calibri" w:eastAsia="Times New Roman" w:cs="Calibri"/>
                <w:color w:val="FFFFFF"/>
                <w:sz w:val="22"/>
                <w:lang w:val="en-US" w:eastAsia="en-US"/>
              </w:rPr>
            </w:pPr>
            <w:r>
              <w:rPr>
                <w:rFonts w:ascii="Calibri" w:hAnsi="Calibri" w:eastAsia="Times New Roman" w:cs="Calibri"/>
                <w:color w:val="FFFFFF"/>
                <w:sz w:val="22"/>
                <w:lang w:val="en-US" w:eastAsia="en-US"/>
              </w:rPr>
              <w:t>Recall for Cross-Validation K-Fold</w:t>
            </w:r>
          </w:p>
        </w:tc>
        <w:tc>
          <w:tcPr>
            <w:tcW w:w="3714" w:type="dxa"/>
            <w:tcBorders>
              <w:top w:val="single" w:color="auto" w:sz="4" w:space="0"/>
              <w:bottom w:val="nil"/>
            </w:tcBorders>
            <w:shd w:val="clear" w:color="000000" w:fill="203764"/>
            <w:noWrap/>
            <w:vAlign w:val="bottom"/>
          </w:tcPr>
          <w:p w14:paraId="44429255">
            <w:pPr>
              <w:suppressAutoHyphens w:val="0"/>
              <w:spacing w:after="0" w:line="240" w:lineRule="auto"/>
              <w:jc w:val="center"/>
              <w:rPr>
                <w:rFonts w:ascii="Calibri" w:hAnsi="Calibri" w:eastAsia="Times New Roman" w:cs="Calibri"/>
                <w:color w:val="FFFFFF"/>
                <w:sz w:val="22"/>
                <w:lang w:val="en-US" w:eastAsia="en-US"/>
              </w:rPr>
            </w:pPr>
            <w:r>
              <w:rPr>
                <w:rFonts w:ascii="Calibri" w:hAnsi="Calibri" w:eastAsia="Times New Roman" w:cs="Calibri"/>
                <w:color w:val="FFFFFF"/>
                <w:sz w:val="22"/>
                <w:lang w:val="en-US" w:eastAsia="en-US"/>
              </w:rPr>
              <w:t>K-Fold average_precision Scores</w:t>
            </w:r>
          </w:p>
        </w:tc>
      </w:tr>
      <w:tr w14:paraId="40D4A5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nil"/>
              <w:bottom w:val="single" w:color="auto" w:sz="4" w:space="0"/>
            </w:tcBorders>
            <w:shd w:val="clear" w:color="auto" w:fill="auto"/>
            <w:noWrap/>
            <w:vAlign w:val="bottom"/>
          </w:tcPr>
          <w:p w14:paraId="6C9E1AD0">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[1.0, 1.0, 0.94736842, 0.95, 0.89473684]</w:t>
            </w:r>
          </w:p>
        </w:tc>
        <w:tc>
          <w:tcPr>
            <w:tcW w:w="2047" w:type="dxa"/>
            <w:tcBorders>
              <w:top w:val="nil"/>
              <w:bottom w:val="single" w:color="auto" w:sz="4" w:space="0"/>
            </w:tcBorders>
            <w:shd w:val="clear" w:color="auto" w:fill="auto"/>
            <w:noWrap/>
            <w:vAlign w:val="bottom"/>
          </w:tcPr>
          <w:p w14:paraId="08779B25">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0.9584</w:t>
            </w:r>
          </w:p>
        </w:tc>
        <w:tc>
          <w:tcPr>
            <w:tcW w:w="3714" w:type="dxa"/>
            <w:tcBorders>
              <w:top w:val="nil"/>
              <w:bottom w:val="single" w:color="auto" w:sz="4" w:space="0"/>
            </w:tcBorders>
            <w:shd w:val="clear" w:color="auto" w:fill="auto"/>
            <w:noWrap/>
            <w:vAlign w:val="bottom"/>
          </w:tcPr>
          <w:p w14:paraId="6F879E66">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[0.9386, 0.8847, 0.7885, 0.959, 0.8249]</w:t>
            </w:r>
          </w:p>
        </w:tc>
      </w:tr>
      <w:tr w14:paraId="09470B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38E1797B">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 1.0, 1.0, 1.0, 0.95652174]</w:t>
            </w:r>
          </w:p>
        </w:tc>
        <w:tc>
          <w:tcPr>
            <w:tcW w:w="2047" w:type="dxa"/>
            <w:tcBorders>
              <w:top w:val="single" w:color="auto" w:sz="4" w:space="0"/>
              <w:bottom w:val="single" w:color="auto" w:sz="4" w:space="0"/>
            </w:tcBorders>
            <w:shd w:val="clear" w:color="auto" w:fill="auto"/>
            <w:noWrap/>
            <w:vAlign w:val="bottom"/>
          </w:tcPr>
          <w:p w14:paraId="3CFE458A">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0.9713</w:t>
            </w:r>
          </w:p>
        </w:tc>
        <w:tc>
          <w:tcPr>
            <w:tcW w:w="3714" w:type="dxa"/>
            <w:tcBorders>
              <w:top w:val="single" w:color="auto" w:sz="4" w:space="0"/>
              <w:bottom w:val="single" w:color="auto" w:sz="4" w:space="0"/>
            </w:tcBorders>
            <w:shd w:val="clear" w:color="auto" w:fill="auto"/>
            <w:noWrap/>
            <w:vAlign w:val="bottom"/>
          </w:tcPr>
          <w:p w14:paraId="01BEA185">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[0.9757, 0.9547, 0.7329, 0.9144, 0.8681]</w:t>
            </w:r>
          </w:p>
        </w:tc>
      </w:tr>
      <w:tr w14:paraId="13966A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058CA4EB">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[0.94444444, 0.95454545, 0.90909091, 0.9047619, 1.0]</w:t>
            </w:r>
          </w:p>
        </w:tc>
        <w:tc>
          <w:tcPr>
            <w:tcW w:w="2047" w:type="dxa"/>
            <w:tcBorders>
              <w:top w:val="single" w:color="auto" w:sz="4" w:space="0"/>
              <w:bottom w:val="single" w:color="auto" w:sz="4" w:space="0"/>
            </w:tcBorders>
            <w:shd w:val="clear" w:color="auto" w:fill="auto"/>
            <w:noWrap/>
            <w:vAlign w:val="bottom"/>
          </w:tcPr>
          <w:p w14:paraId="7F9F8E92">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0.9426</w:t>
            </w:r>
          </w:p>
        </w:tc>
        <w:tc>
          <w:tcPr>
            <w:tcW w:w="3714" w:type="dxa"/>
            <w:tcBorders>
              <w:top w:val="single" w:color="auto" w:sz="4" w:space="0"/>
              <w:bottom w:val="single" w:color="auto" w:sz="4" w:space="0"/>
            </w:tcBorders>
            <w:shd w:val="clear" w:color="auto" w:fill="auto"/>
            <w:noWrap/>
            <w:vAlign w:val="bottom"/>
          </w:tcPr>
          <w:p w14:paraId="272D655D">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[0.8257, 0.9578, 0.8551, 0.8458, 0.9557]</w:t>
            </w:r>
          </w:p>
        </w:tc>
      </w:tr>
      <w:tr w14:paraId="1B4BB6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0C72BA41">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[0.95238095, 1.0, 0.91304348, 0.95, 1.0]</w:t>
            </w:r>
          </w:p>
        </w:tc>
        <w:tc>
          <w:tcPr>
            <w:tcW w:w="2047" w:type="dxa"/>
            <w:tcBorders>
              <w:top w:val="single" w:color="auto" w:sz="4" w:space="0"/>
              <w:bottom w:val="single" w:color="auto" w:sz="4" w:space="0"/>
            </w:tcBorders>
            <w:shd w:val="clear" w:color="auto" w:fill="auto"/>
            <w:noWrap/>
            <w:vAlign w:val="bottom"/>
          </w:tcPr>
          <w:p w14:paraId="285FF48E">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0.9631</w:t>
            </w:r>
          </w:p>
        </w:tc>
        <w:tc>
          <w:tcPr>
            <w:tcW w:w="3714" w:type="dxa"/>
            <w:tcBorders>
              <w:top w:val="single" w:color="auto" w:sz="4" w:space="0"/>
              <w:bottom w:val="single" w:color="auto" w:sz="4" w:space="0"/>
            </w:tcBorders>
            <w:shd w:val="clear" w:color="auto" w:fill="auto"/>
            <w:noWrap/>
            <w:vAlign w:val="bottom"/>
          </w:tcPr>
          <w:p w14:paraId="0435B41F">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[0.9225, 0.9838, 0.7326, 0.9448, 0.7851]</w:t>
            </w:r>
          </w:p>
        </w:tc>
      </w:tr>
      <w:tr w14:paraId="48EF67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42977BB6">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[0.94444444, 1.0, 0.95238095, 1.0, 0.91304348]</w:t>
            </w:r>
          </w:p>
        </w:tc>
        <w:tc>
          <w:tcPr>
            <w:tcW w:w="2047" w:type="dxa"/>
            <w:tcBorders>
              <w:top w:val="single" w:color="auto" w:sz="4" w:space="0"/>
              <w:bottom w:val="single" w:color="auto" w:sz="4" w:space="0"/>
            </w:tcBorders>
            <w:shd w:val="clear" w:color="auto" w:fill="auto"/>
            <w:noWrap/>
            <w:vAlign w:val="bottom"/>
          </w:tcPr>
          <w:p w14:paraId="4871DFE4">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0.962</w:t>
            </w:r>
          </w:p>
        </w:tc>
        <w:tc>
          <w:tcPr>
            <w:tcW w:w="3714" w:type="dxa"/>
            <w:tcBorders>
              <w:top w:val="single" w:color="auto" w:sz="4" w:space="0"/>
              <w:bottom w:val="single" w:color="auto" w:sz="4" w:space="0"/>
            </w:tcBorders>
            <w:shd w:val="clear" w:color="auto" w:fill="auto"/>
            <w:noWrap/>
            <w:vAlign w:val="bottom"/>
          </w:tcPr>
          <w:p w14:paraId="53A70172">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[0.8982, 0.8955, 0.9065, 0.8562, 0.9266]</w:t>
            </w:r>
          </w:p>
        </w:tc>
      </w:tr>
      <w:tr w14:paraId="20B1F1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23637C36">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[1.0, 0.95652174, 1.0, 1.0, 0.89473684]</w:t>
            </w:r>
          </w:p>
        </w:tc>
        <w:tc>
          <w:tcPr>
            <w:tcW w:w="2047" w:type="dxa"/>
            <w:tcBorders>
              <w:top w:val="single" w:color="auto" w:sz="4" w:space="0"/>
              <w:bottom w:val="single" w:color="auto" w:sz="4" w:space="0"/>
            </w:tcBorders>
            <w:shd w:val="clear" w:color="auto" w:fill="auto"/>
            <w:noWrap/>
            <w:vAlign w:val="bottom"/>
          </w:tcPr>
          <w:p w14:paraId="3AA0F91C">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0.9703</w:t>
            </w:r>
          </w:p>
        </w:tc>
        <w:tc>
          <w:tcPr>
            <w:tcW w:w="3714" w:type="dxa"/>
            <w:tcBorders>
              <w:top w:val="single" w:color="auto" w:sz="4" w:space="0"/>
              <w:bottom w:val="single" w:color="auto" w:sz="4" w:space="0"/>
            </w:tcBorders>
            <w:shd w:val="clear" w:color="auto" w:fill="auto"/>
            <w:noWrap/>
            <w:vAlign w:val="bottom"/>
          </w:tcPr>
          <w:p w14:paraId="4C818AAD">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[0.8665, 0.9952, 0.9835, 0.8152, 0.7675]</w:t>
            </w:r>
          </w:p>
        </w:tc>
      </w:tr>
      <w:tr w14:paraId="3A904F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657A6B1F">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[1.0, 1.0, 0.88888889, 1.0, 0.95454545]</w:t>
            </w:r>
          </w:p>
        </w:tc>
        <w:tc>
          <w:tcPr>
            <w:tcW w:w="2047" w:type="dxa"/>
            <w:tcBorders>
              <w:top w:val="single" w:color="auto" w:sz="4" w:space="0"/>
              <w:bottom w:val="single" w:color="auto" w:sz="4" w:space="0"/>
            </w:tcBorders>
            <w:shd w:val="clear" w:color="auto" w:fill="auto"/>
            <w:noWrap/>
            <w:vAlign w:val="bottom"/>
          </w:tcPr>
          <w:p w14:paraId="246C82D1">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0.9687</w:t>
            </w:r>
          </w:p>
        </w:tc>
        <w:tc>
          <w:tcPr>
            <w:tcW w:w="3714" w:type="dxa"/>
            <w:tcBorders>
              <w:top w:val="single" w:color="auto" w:sz="4" w:space="0"/>
              <w:bottom w:val="single" w:color="auto" w:sz="4" w:space="0"/>
            </w:tcBorders>
            <w:shd w:val="clear" w:color="auto" w:fill="auto"/>
            <w:noWrap/>
            <w:vAlign w:val="bottom"/>
          </w:tcPr>
          <w:p w14:paraId="71E35DBF">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[0.9337, 0.7073, 0.8868, 0.9736, 0.8859]</w:t>
            </w:r>
          </w:p>
        </w:tc>
      </w:tr>
      <w:tr w14:paraId="7B6374A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4D4EE58A">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[0.86363636, 0.85714286, 1.0, 1.0, 1.0]</w:t>
            </w:r>
          </w:p>
        </w:tc>
        <w:tc>
          <w:tcPr>
            <w:tcW w:w="2047" w:type="dxa"/>
            <w:tcBorders>
              <w:top w:val="single" w:color="auto" w:sz="4" w:space="0"/>
              <w:bottom w:val="single" w:color="auto" w:sz="4" w:space="0"/>
            </w:tcBorders>
            <w:shd w:val="clear" w:color="auto" w:fill="auto"/>
            <w:noWrap/>
            <w:vAlign w:val="bottom"/>
          </w:tcPr>
          <w:p w14:paraId="66C8B29A">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0.9442</w:t>
            </w:r>
          </w:p>
        </w:tc>
        <w:tc>
          <w:tcPr>
            <w:tcW w:w="3714" w:type="dxa"/>
            <w:tcBorders>
              <w:top w:val="single" w:color="auto" w:sz="4" w:space="0"/>
              <w:bottom w:val="single" w:color="auto" w:sz="4" w:space="0"/>
            </w:tcBorders>
            <w:shd w:val="clear" w:color="auto" w:fill="auto"/>
            <w:noWrap/>
            <w:vAlign w:val="bottom"/>
          </w:tcPr>
          <w:p w14:paraId="3C78A51F">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[0.9811, 0.9368, 0.6087, 0.8553, 0.901]</w:t>
            </w:r>
          </w:p>
        </w:tc>
      </w:tr>
      <w:tr w14:paraId="617705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bottom w:val="single" w:color="auto" w:sz="4" w:space="0"/>
            </w:tcBorders>
            <w:shd w:val="clear" w:color="auto" w:fill="auto"/>
            <w:noWrap/>
            <w:vAlign w:val="bottom"/>
          </w:tcPr>
          <w:p w14:paraId="317FBF3B">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[1.0, 0.94444444, 0.84210526, 0.95, 1.0]</w:t>
            </w:r>
          </w:p>
        </w:tc>
        <w:tc>
          <w:tcPr>
            <w:tcW w:w="2047" w:type="dxa"/>
            <w:tcBorders>
              <w:top w:val="single" w:color="auto" w:sz="4" w:space="0"/>
              <w:bottom w:val="single" w:color="auto" w:sz="4" w:space="0"/>
            </w:tcBorders>
            <w:shd w:val="clear" w:color="auto" w:fill="auto"/>
            <w:noWrap/>
            <w:vAlign w:val="bottom"/>
          </w:tcPr>
          <w:p w14:paraId="0CD7FEB2">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0.9473</w:t>
            </w:r>
          </w:p>
        </w:tc>
        <w:tc>
          <w:tcPr>
            <w:tcW w:w="3714" w:type="dxa"/>
            <w:tcBorders>
              <w:top w:val="single" w:color="auto" w:sz="4" w:space="0"/>
              <w:bottom w:val="single" w:color="auto" w:sz="4" w:space="0"/>
            </w:tcBorders>
            <w:shd w:val="clear" w:color="auto" w:fill="auto"/>
            <w:noWrap/>
            <w:vAlign w:val="bottom"/>
          </w:tcPr>
          <w:p w14:paraId="5552B859">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[0.9596, 0.896, 0.8007, 0.9001, 0.7847]</w:t>
            </w:r>
          </w:p>
        </w:tc>
      </w:tr>
      <w:tr w14:paraId="566BB6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3889" w:type="dxa"/>
            <w:tcBorders>
              <w:top w:val="single" w:color="auto" w:sz="4" w:space="0"/>
            </w:tcBorders>
            <w:shd w:val="clear" w:color="auto" w:fill="auto"/>
            <w:noWrap/>
            <w:vAlign w:val="bottom"/>
          </w:tcPr>
          <w:p w14:paraId="2E141692">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[1.0, 1.0, 0.9047619, 1.0, 0.95]</w:t>
            </w:r>
          </w:p>
        </w:tc>
        <w:tc>
          <w:tcPr>
            <w:tcW w:w="2047" w:type="dxa"/>
            <w:tcBorders>
              <w:top w:val="single" w:color="auto" w:sz="4" w:space="0"/>
            </w:tcBorders>
            <w:shd w:val="clear" w:color="auto" w:fill="auto"/>
            <w:noWrap/>
            <w:vAlign w:val="bottom"/>
          </w:tcPr>
          <w:p w14:paraId="53B2BB93">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0.971</w:t>
            </w:r>
          </w:p>
        </w:tc>
        <w:tc>
          <w:tcPr>
            <w:tcW w:w="3714" w:type="dxa"/>
            <w:tcBorders>
              <w:top w:val="single" w:color="auto" w:sz="4" w:space="0"/>
            </w:tcBorders>
            <w:shd w:val="clear" w:color="auto" w:fill="auto"/>
            <w:noWrap/>
            <w:vAlign w:val="bottom"/>
          </w:tcPr>
          <w:p w14:paraId="0AD2DCC2">
            <w:pPr>
              <w:suppressAutoHyphens w:val="0"/>
              <w:spacing w:after="0" w:line="240" w:lineRule="auto"/>
              <w:jc w:val="center"/>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[0.9271, 0.9568, 0.8783, 0.9476, 0.7293]</w:t>
            </w:r>
          </w:p>
        </w:tc>
      </w:tr>
    </w:tbl>
    <w:p w14:paraId="068E0561"/>
    <w:tbl>
      <w:tblPr>
        <w:tblStyle w:val="12"/>
        <w:tblW w:w="965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563"/>
        <w:gridCol w:w="4169"/>
        <w:gridCol w:w="2918"/>
      </w:tblGrid>
      <w:tr w14:paraId="4CC9C7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shd w:val="clear" w:color="000000" w:fill="203764"/>
            <w:noWrap/>
            <w:vAlign w:val="bottom"/>
          </w:tcPr>
          <w:p w14:paraId="10E94246">
            <w:pPr>
              <w:suppressAutoHyphens w:val="0"/>
              <w:spacing w:after="0" w:line="240" w:lineRule="auto"/>
              <w:jc w:val="left"/>
              <w:rPr>
                <w:rFonts w:ascii="Calibri" w:hAnsi="Calibri" w:eastAsia="Times New Roman" w:cs="Calibri"/>
                <w:color w:val="FFFFFF"/>
                <w:sz w:val="22"/>
                <w:lang w:val="en-US" w:eastAsia="en-US"/>
              </w:rPr>
            </w:pPr>
            <w:r>
              <w:rPr>
                <w:rFonts w:ascii="Calibri" w:hAnsi="Calibri" w:eastAsia="Times New Roman" w:cs="Calibri"/>
                <w:color w:val="FFFFFF"/>
                <w:sz w:val="22"/>
                <w:lang w:val="en-US" w:eastAsia="en-US"/>
              </w:rPr>
              <w:t>Average Precision for Cross-Validation K-Fold</w:t>
            </w:r>
          </w:p>
        </w:tc>
        <w:tc>
          <w:tcPr>
            <w:tcW w:w="4169" w:type="dxa"/>
            <w:shd w:val="clear" w:color="000000" w:fill="203764"/>
            <w:noWrap/>
            <w:vAlign w:val="bottom"/>
          </w:tcPr>
          <w:p w14:paraId="5FA032EC">
            <w:pPr>
              <w:suppressAutoHyphens w:val="0"/>
              <w:spacing w:after="0" w:line="240" w:lineRule="auto"/>
              <w:jc w:val="left"/>
              <w:rPr>
                <w:rFonts w:ascii="Calibri" w:hAnsi="Calibri" w:eastAsia="Times New Roman" w:cs="Calibri"/>
                <w:color w:val="FFFFFF"/>
                <w:sz w:val="22"/>
                <w:lang w:val="en-US" w:eastAsia="en-US"/>
              </w:rPr>
            </w:pPr>
            <w:r>
              <w:rPr>
                <w:rFonts w:ascii="Calibri" w:hAnsi="Calibri" w:eastAsia="Times New Roman" w:cs="Calibri"/>
                <w:color w:val="FFFFFF"/>
                <w:sz w:val="22"/>
                <w:lang w:val="en-US" w:eastAsia="en-US"/>
              </w:rPr>
              <w:t>K-Fold accuracy Scores</w:t>
            </w:r>
          </w:p>
        </w:tc>
        <w:tc>
          <w:tcPr>
            <w:tcW w:w="2918" w:type="dxa"/>
            <w:shd w:val="clear" w:color="000000" w:fill="203764"/>
            <w:noWrap/>
            <w:vAlign w:val="bottom"/>
          </w:tcPr>
          <w:p w14:paraId="1FCE6A1E">
            <w:pPr>
              <w:suppressAutoHyphens w:val="0"/>
              <w:spacing w:after="0" w:line="240" w:lineRule="auto"/>
              <w:jc w:val="left"/>
              <w:rPr>
                <w:rFonts w:ascii="Calibri" w:hAnsi="Calibri" w:eastAsia="Times New Roman" w:cs="Calibri"/>
                <w:color w:val="FFFFFF"/>
                <w:sz w:val="22"/>
                <w:lang w:val="en-US" w:eastAsia="en-US"/>
              </w:rPr>
            </w:pPr>
            <w:r>
              <w:rPr>
                <w:rFonts w:ascii="Calibri" w:hAnsi="Calibri" w:eastAsia="Times New Roman" w:cs="Calibri"/>
                <w:color w:val="FFFFFF"/>
                <w:sz w:val="22"/>
                <w:lang w:val="en-US" w:eastAsia="en-US"/>
              </w:rPr>
              <w:t>Accuracy for Cross-Validation K-Fold</w:t>
            </w:r>
          </w:p>
        </w:tc>
      </w:tr>
      <w:tr w14:paraId="418DC9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bottom w:val="single" w:color="auto" w:sz="4" w:space="0"/>
            </w:tcBorders>
            <w:shd w:val="clear" w:color="auto" w:fill="auto"/>
            <w:noWrap/>
            <w:vAlign w:val="bottom"/>
          </w:tcPr>
          <w:p w14:paraId="73F0D7D3">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0.8791</w:t>
            </w:r>
          </w:p>
        </w:tc>
        <w:tc>
          <w:tcPr>
            <w:tcW w:w="4169" w:type="dxa"/>
            <w:tcBorders>
              <w:bottom w:val="single" w:color="auto" w:sz="4" w:space="0"/>
            </w:tcBorders>
            <w:shd w:val="clear" w:color="auto" w:fill="auto"/>
            <w:noWrap/>
            <w:vAlign w:val="bottom"/>
          </w:tcPr>
          <w:p w14:paraId="7994B295">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[0.8571, 0.7857, 0.75, 0.8929, 0.8519]</w:t>
            </w:r>
          </w:p>
        </w:tc>
        <w:tc>
          <w:tcPr>
            <w:tcW w:w="2918" w:type="dxa"/>
            <w:tcBorders>
              <w:bottom w:val="single" w:color="auto" w:sz="4" w:space="0"/>
            </w:tcBorders>
            <w:shd w:val="clear" w:color="auto" w:fill="auto"/>
            <w:noWrap/>
            <w:vAlign w:val="bottom"/>
          </w:tcPr>
          <w:p w14:paraId="589404EC">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0.8275</w:t>
            </w:r>
          </w:p>
        </w:tc>
      </w:tr>
      <w:tr w14:paraId="69B58C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776E44DC">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0.8892</w:t>
            </w:r>
          </w:p>
        </w:tc>
        <w:tc>
          <w:tcPr>
            <w:tcW w:w="4169" w:type="dxa"/>
            <w:tcBorders>
              <w:top w:val="single" w:color="auto" w:sz="4" w:space="0"/>
              <w:bottom w:val="single" w:color="auto" w:sz="4" w:space="0"/>
            </w:tcBorders>
            <w:shd w:val="clear" w:color="auto" w:fill="auto"/>
            <w:noWrap/>
            <w:vAlign w:val="bottom"/>
          </w:tcPr>
          <w:p w14:paraId="5C5496FE">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[0.8571, 0.8214, 0.75, 0.8214, 0.8148]</w:t>
            </w:r>
          </w:p>
        </w:tc>
        <w:tc>
          <w:tcPr>
            <w:tcW w:w="2918" w:type="dxa"/>
            <w:tcBorders>
              <w:top w:val="single" w:color="auto" w:sz="4" w:space="0"/>
              <w:bottom w:val="single" w:color="auto" w:sz="4" w:space="0"/>
            </w:tcBorders>
            <w:shd w:val="clear" w:color="auto" w:fill="auto"/>
            <w:noWrap/>
            <w:vAlign w:val="bottom"/>
          </w:tcPr>
          <w:p w14:paraId="34317DD8">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0.813</w:t>
            </w:r>
          </w:p>
        </w:tc>
      </w:tr>
      <w:tr w14:paraId="1C222E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74E3A8EF">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0.888</w:t>
            </w:r>
          </w:p>
        </w:tc>
        <w:tc>
          <w:tcPr>
            <w:tcW w:w="4169" w:type="dxa"/>
            <w:tcBorders>
              <w:top w:val="single" w:color="auto" w:sz="4" w:space="0"/>
              <w:bottom w:val="single" w:color="auto" w:sz="4" w:space="0"/>
            </w:tcBorders>
            <w:shd w:val="clear" w:color="auto" w:fill="auto"/>
            <w:noWrap/>
            <w:vAlign w:val="bottom"/>
          </w:tcPr>
          <w:p w14:paraId="5CD4C6F8">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[0.6786, 0.8571, 0.7857, 0.8214, 0.7778]</w:t>
            </w:r>
          </w:p>
        </w:tc>
        <w:tc>
          <w:tcPr>
            <w:tcW w:w="2918" w:type="dxa"/>
            <w:tcBorders>
              <w:top w:val="single" w:color="auto" w:sz="4" w:space="0"/>
              <w:bottom w:val="single" w:color="auto" w:sz="4" w:space="0"/>
            </w:tcBorders>
            <w:shd w:val="clear" w:color="auto" w:fill="auto"/>
            <w:noWrap/>
            <w:vAlign w:val="bottom"/>
          </w:tcPr>
          <w:p w14:paraId="69E1F288">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0.7841</w:t>
            </w:r>
          </w:p>
        </w:tc>
      </w:tr>
      <w:tr w14:paraId="33D88A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665D43A6">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0.8737</w:t>
            </w:r>
          </w:p>
        </w:tc>
        <w:tc>
          <w:tcPr>
            <w:tcW w:w="4169" w:type="dxa"/>
            <w:tcBorders>
              <w:top w:val="single" w:color="auto" w:sz="4" w:space="0"/>
              <w:bottom w:val="single" w:color="auto" w:sz="4" w:space="0"/>
            </w:tcBorders>
            <w:shd w:val="clear" w:color="auto" w:fill="auto"/>
            <w:noWrap/>
            <w:vAlign w:val="bottom"/>
          </w:tcPr>
          <w:p w14:paraId="22F92EE4">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[0.7857, 0.7857, 0.8214, 0.7857, 0.8519]</w:t>
            </w:r>
          </w:p>
        </w:tc>
        <w:tc>
          <w:tcPr>
            <w:tcW w:w="2918" w:type="dxa"/>
            <w:tcBorders>
              <w:top w:val="single" w:color="auto" w:sz="4" w:space="0"/>
              <w:bottom w:val="single" w:color="auto" w:sz="4" w:space="0"/>
            </w:tcBorders>
            <w:shd w:val="clear" w:color="auto" w:fill="auto"/>
            <w:noWrap/>
            <w:vAlign w:val="bottom"/>
          </w:tcPr>
          <w:p w14:paraId="4C88B6C5">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0.8061</w:t>
            </w:r>
          </w:p>
        </w:tc>
      </w:tr>
      <w:tr w14:paraId="377AC2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1546D9D3">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0.8966</w:t>
            </w:r>
          </w:p>
        </w:tc>
        <w:tc>
          <w:tcPr>
            <w:tcW w:w="4169" w:type="dxa"/>
            <w:tcBorders>
              <w:top w:val="single" w:color="auto" w:sz="4" w:space="0"/>
              <w:bottom w:val="single" w:color="auto" w:sz="4" w:space="0"/>
            </w:tcBorders>
            <w:shd w:val="clear" w:color="auto" w:fill="auto"/>
            <w:noWrap/>
            <w:vAlign w:val="bottom"/>
          </w:tcPr>
          <w:p w14:paraId="5A1F2E65">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[0.7143, 0.8214, 0.8571, 0.8571, 0.8519]</w:t>
            </w:r>
          </w:p>
        </w:tc>
        <w:tc>
          <w:tcPr>
            <w:tcW w:w="2918" w:type="dxa"/>
            <w:tcBorders>
              <w:top w:val="single" w:color="auto" w:sz="4" w:space="0"/>
              <w:bottom w:val="single" w:color="auto" w:sz="4" w:space="0"/>
            </w:tcBorders>
            <w:shd w:val="clear" w:color="auto" w:fill="auto"/>
            <w:noWrap/>
            <w:vAlign w:val="bottom"/>
          </w:tcPr>
          <w:p w14:paraId="7943C21D">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0.8204</w:t>
            </w:r>
          </w:p>
        </w:tc>
      </w:tr>
      <w:tr w14:paraId="1248D9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7B782B0F">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0.8856</w:t>
            </w:r>
          </w:p>
        </w:tc>
        <w:tc>
          <w:tcPr>
            <w:tcW w:w="4169" w:type="dxa"/>
            <w:tcBorders>
              <w:top w:val="single" w:color="auto" w:sz="4" w:space="0"/>
              <w:bottom w:val="single" w:color="auto" w:sz="4" w:space="0"/>
            </w:tcBorders>
            <w:shd w:val="clear" w:color="auto" w:fill="auto"/>
            <w:noWrap/>
            <w:vAlign w:val="bottom"/>
          </w:tcPr>
          <w:p w14:paraId="4C18E22C">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[0.8929, 0.75, 0.7143, 0.8929, 0.7778]</w:t>
            </w:r>
          </w:p>
        </w:tc>
        <w:tc>
          <w:tcPr>
            <w:tcW w:w="2918" w:type="dxa"/>
            <w:tcBorders>
              <w:top w:val="single" w:color="auto" w:sz="4" w:space="0"/>
              <w:bottom w:val="single" w:color="auto" w:sz="4" w:space="0"/>
            </w:tcBorders>
            <w:shd w:val="clear" w:color="auto" w:fill="auto"/>
            <w:noWrap/>
            <w:vAlign w:val="bottom"/>
          </w:tcPr>
          <w:p w14:paraId="71A99869">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0.8056</w:t>
            </w:r>
          </w:p>
        </w:tc>
      </w:tr>
      <w:tr w14:paraId="401FE4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0FD09A54">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0.8775</w:t>
            </w:r>
          </w:p>
        </w:tc>
        <w:tc>
          <w:tcPr>
            <w:tcW w:w="4169" w:type="dxa"/>
            <w:tcBorders>
              <w:top w:val="single" w:color="auto" w:sz="4" w:space="0"/>
              <w:bottom w:val="single" w:color="auto" w:sz="4" w:space="0"/>
            </w:tcBorders>
            <w:shd w:val="clear" w:color="auto" w:fill="auto"/>
            <w:noWrap/>
            <w:vAlign w:val="bottom"/>
          </w:tcPr>
          <w:p w14:paraId="50BD3087">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[0.9286, 0.75, 0.8214, 0.6786, 0.7778]</w:t>
            </w:r>
          </w:p>
        </w:tc>
        <w:tc>
          <w:tcPr>
            <w:tcW w:w="2918" w:type="dxa"/>
            <w:tcBorders>
              <w:top w:val="single" w:color="auto" w:sz="4" w:space="0"/>
              <w:bottom w:val="single" w:color="auto" w:sz="4" w:space="0"/>
            </w:tcBorders>
            <w:shd w:val="clear" w:color="auto" w:fill="auto"/>
            <w:noWrap/>
            <w:vAlign w:val="bottom"/>
          </w:tcPr>
          <w:p w14:paraId="04FB84BC">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0.7913</w:t>
            </w:r>
          </w:p>
        </w:tc>
      </w:tr>
      <w:tr w14:paraId="529B6C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227BE88A">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0.8566</w:t>
            </w:r>
          </w:p>
        </w:tc>
        <w:tc>
          <w:tcPr>
            <w:tcW w:w="4169" w:type="dxa"/>
            <w:tcBorders>
              <w:top w:val="single" w:color="auto" w:sz="4" w:space="0"/>
              <w:bottom w:val="single" w:color="auto" w:sz="4" w:space="0"/>
            </w:tcBorders>
            <w:shd w:val="clear" w:color="auto" w:fill="auto"/>
            <w:noWrap/>
            <w:vAlign w:val="bottom"/>
          </w:tcPr>
          <w:p w14:paraId="0694C39D">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[0.8214, 0.8571, 0.7143, 0.8214, 0.7778]</w:t>
            </w:r>
          </w:p>
        </w:tc>
        <w:tc>
          <w:tcPr>
            <w:tcW w:w="2918" w:type="dxa"/>
            <w:tcBorders>
              <w:top w:val="single" w:color="auto" w:sz="4" w:space="0"/>
              <w:bottom w:val="single" w:color="auto" w:sz="4" w:space="0"/>
            </w:tcBorders>
            <w:shd w:val="clear" w:color="auto" w:fill="auto"/>
            <w:noWrap/>
            <w:vAlign w:val="bottom"/>
          </w:tcPr>
          <w:p w14:paraId="14210A78">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0.7984</w:t>
            </w:r>
          </w:p>
        </w:tc>
      </w:tr>
      <w:tr w14:paraId="5D52CE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bottom w:val="single" w:color="auto" w:sz="4" w:space="0"/>
            </w:tcBorders>
            <w:shd w:val="clear" w:color="auto" w:fill="auto"/>
            <w:noWrap/>
            <w:vAlign w:val="bottom"/>
          </w:tcPr>
          <w:p w14:paraId="2F9B2202">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0.8682</w:t>
            </w:r>
          </w:p>
        </w:tc>
        <w:tc>
          <w:tcPr>
            <w:tcW w:w="4169" w:type="dxa"/>
            <w:tcBorders>
              <w:top w:val="single" w:color="auto" w:sz="4" w:space="0"/>
              <w:bottom w:val="single" w:color="auto" w:sz="4" w:space="0"/>
            </w:tcBorders>
            <w:shd w:val="clear" w:color="auto" w:fill="auto"/>
            <w:noWrap/>
            <w:vAlign w:val="bottom"/>
          </w:tcPr>
          <w:p w14:paraId="6D747819">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[0.8571, 0.9286, 0.7857, 0.8214, 0.7778]</w:t>
            </w:r>
          </w:p>
        </w:tc>
        <w:tc>
          <w:tcPr>
            <w:tcW w:w="2918" w:type="dxa"/>
            <w:tcBorders>
              <w:top w:val="single" w:color="auto" w:sz="4" w:space="0"/>
              <w:bottom w:val="single" w:color="auto" w:sz="4" w:space="0"/>
            </w:tcBorders>
            <w:shd w:val="clear" w:color="auto" w:fill="auto"/>
            <w:noWrap/>
            <w:vAlign w:val="bottom"/>
          </w:tcPr>
          <w:p w14:paraId="28303AF7">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0.8341</w:t>
            </w:r>
          </w:p>
        </w:tc>
      </w:tr>
      <w:tr w14:paraId="0E766C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563" w:type="dxa"/>
            <w:tcBorders>
              <w:top w:val="single" w:color="auto" w:sz="4" w:space="0"/>
            </w:tcBorders>
            <w:shd w:val="clear" w:color="auto" w:fill="auto"/>
            <w:noWrap/>
            <w:vAlign w:val="bottom"/>
          </w:tcPr>
          <w:p w14:paraId="4CBB7F64">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0.8878</w:t>
            </w:r>
          </w:p>
        </w:tc>
        <w:tc>
          <w:tcPr>
            <w:tcW w:w="4169" w:type="dxa"/>
            <w:tcBorders>
              <w:top w:val="single" w:color="auto" w:sz="4" w:space="0"/>
            </w:tcBorders>
            <w:shd w:val="clear" w:color="auto" w:fill="auto"/>
            <w:noWrap/>
            <w:vAlign w:val="bottom"/>
          </w:tcPr>
          <w:p w14:paraId="5012F545">
            <w:pPr>
              <w:suppressAutoHyphens w:val="0"/>
              <w:spacing w:after="0" w:line="240" w:lineRule="auto"/>
              <w:jc w:val="lef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[0.8214, 0.8571, 0.8929, 0.75, 0.7778]</w:t>
            </w:r>
          </w:p>
        </w:tc>
        <w:tc>
          <w:tcPr>
            <w:tcW w:w="2918" w:type="dxa"/>
            <w:tcBorders>
              <w:top w:val="single" w:color="auto" w:sz="4" w:space="0"/>
            </w:tcBorders>
            <w:shd w:val="clear" w:color="auto" w:fill="auto"/>
            <w:noWrap/>
            <w:vAlign w:val="bottom"/>
          </w:tcPr>
          <w:p w14:paraId="02583F06">
            <w:pPr>
              <w:suppressAutoHyphens w:val="0"/>
              <w:spacing w:after="0" w:line="240" w:lineRule="auto"/>
              <w:jc w:val="right"/>
              <w:rPr>
                <w:rFonts w:ascii="Calibri" w:hAnsi="Calibri" w:eastAsia="Times New Roman" w:cs="Calibri"/>
                <w:color w:val="000000"/>
                <w:sz w:val="22"/>
                <w:lang w:val="en-US" w:eastAsia="en-US"/>
              </w:rPr>
            </w:pPr>
            <w:r>
              <w:rPr>
                <w:rFonts w:ascii="Calibri" w:hAnsi="Calibri" w:eastAsia="Times New Roman" w:cs="Calibri"/>
                <w:color w:val="000000"/>
                <w:sz w:val="22"/>
                <w:lang w:val="en-US" w:eastAsia="en-US"/>
              </w:rPr>
              <w:t>0.8198</w:t>
            </w:r>
          </w:p>
        </w:tc>
      </w:tr>
    </w:tbl>
    <w:p w14:paraId="1170FBCF"/>
    <w:p w14:paraId="3678F610">
      <w:pPr>
        <w:pStyle w:val="3"/>
        <w:numPr>
          <w:ilvl w:val="2"/>
          <w:numId w:val="0"/>
        </w:numPr>
      </w:pPr>
      <w:r>
        <w:t xml:space="preserve"> </w:t>
      </w:r>
    </w:p>
    <w:p w14:paraId="598490B0">
      <w:pPr>
        <w:pStyle w:val="3"/>
        <w:keepNext w:val="0"/>
        <w:keepLines w:val="0"/>
        <w:numPr>
          <w:ilvl w:val="1"/>
          <w:numId w:val="4"/>
        </w:numPr>
        <w:spacing w:before="0"/>
        <w:ind w:left="1080"/>
      </w:pPr>
      <w:r>
        <w:t xml:space="preserve"> Implantação do modelo</w:t>
      </w:r>
    </w:p>
    <w:p w14:paraId="4DAF97B6">
      <w:pPr>
        <w:spacing w:before="240" w:after="240"/>
        <w:ind w:firstLine="1134"/>
      </w:pPr>
      <w:r>
        <w:t xml:space="preserve">Nessa etapa foi utilizado a biblioteca streamlit para construir uma interface de interação com o modelo. A aplicação consiste em 3 funcionalidades: carregamento de exame para compor nossa base de dados, a inferência de hipótese diagnóstica utilizando o modelo treinado e por fim inferência dinâmica de outros modelos serializados em picke. </w:t>
      </w:r>
      <w:r>
        <w:tab/>
      </w:r>
      <w:r>
        <w:t xml:space="preserve"> </w:t>
      </w:r>
    </w:p>
    <w:p w14:paraId="645C10E9">
      <w:pPr>
        <w:pStyle w:val="3"/>
        <w:keepNext w:val="0"/>
        <w:keepLines w:val="0"/>
        <w:numPr>
          <w:ilvl w:val="2"/>
          <w:numId w:val="4"/>
        </w:numPr>
        <w:spacing w:before="0"/>
      </w:pPr>
      <w:bookmarkStart w:id="41" w:name="_Toc184675554"/>
      <w:r>
        <w:t xml:space="preserve">Carregamento de exame </w:t>
      </w:r>
    </w:p>
    <w:p w14:paraId="3B0194C9">
      <w:r>
        <w:tab/>
      </w:r>
      <w:r>
        <w:tab/>
      </w:r>
      <w:r>
        <w:t xml:space="preserve">A tela apresenta dois botões com a funcionalidades de carregamentos de arquivo na extensão EDF, após essa ingestão esse arquivo é armazenado em um espaço de disco. Após a avaliação de um profissional o exame poderá ser adicionado a base de dados do projeto tendo a devida classificação. </w:t>
      </w:r>
    </w:p>
    <w:p w14:paraId="46B5AA34"/>
    <w:p w14:paraId="424F55CC">
      <w:r>
        <w:drawing>
          <wp:inline distT="0" distB="0" distL="114300" distR="114300">
            <wp:extent cx="5742940" cy="2805430"/>
            <wp:effectExtent l="0" t="0" r="10160" b="139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21"/>
                    <a:stretch>
                      <a:fillRect/>
                    </a:stretch>
                  </pic:blipFill>
                  <pic:spPr>
                    <a:xfrm>
                      <a:off x="0" y="0"/>
                      <a:ext cx="5742940" cy="2805430"/>
                    </a:xfrm>
                    <a:prstGeom prst="rect">
                      <a:avLst/>
                    </a:prstGeom>
                    <a:noFill/>
                    <a:ln>
                      <a:noFill/>
                    </a:ln>
                  </pic:spPr>
                </pic:pic>
              </a:graphicData>
            </a:graphic>
          </wp:inline>
        </w:drawing>
      </w:r>
    </w:p>
    <w:p w14:paraId="789B42D4">
      <w:pPr>
        <w:pStyle w:val="33"/>
        <w:jc w:val="center"/>
      </w:pPr>
      <w:r>
        <w:t>Figura xx - Tela do sistema</w:t>
      </w:r>
    </w:p>
    <w:p w14:paraId="775FC968">
      <w:pPr>
        <w:pStyle w:val="33"/>
        <w:jc w:val="center"/>
      </w:pPr>
      <w:r>
        <w:t>Fonte: Elaborado pelo autor.</w:t>
      </w:r>
    </w:p>
    <w:p w14:paraId="30BE8781"/>
    <w:p w14:paraId="186128EC"/>
    <w:p w14:paraId="626B9D08"/>
    <w:p w14:paraId="557417B1"/>
    <w:p w14:paraId="61BDCEB2"/>
    <w:p w14:paraId="49AF63FF"/>
    <w:p w14:paraId="689C059A"/>
    <w:bookmarkEnd w:id="41"/>
    <w:p w14:paraId="448FC83A">
      <w:pPr>
        <w:pStyle w:val="3"/>
        <w:keepNext w:val="0"/>
        <w:keepLines w:val="0"/>
        <w:numPr>
          <w:ilvl w:val="2"/>
          <w:numId w:val="4"/>
        </w:numPr>
        <w:spacing w:before="0"/>
      </w:pPr>
      <w:r>
        <w:t>Inferência de hipótese diagnostica</w:t>
      </w:r>
    </w:p>
    <w:p w14:paraId="5B012665">
      <w:pPr>
        <w:spacing w:before="240" w:after="240"/>
        <w:ind w:firstLine="1134"/>
      </w:pPr>
      <w:r>
        <w:t xml:space="preserve">A tela do sistema é utilizada tanto para o carregamento do exame quanto para a exibição do resultado. Na primeira etapa, mostrada na tela do sistema [. Figura 14], o usuário carrega o arquivo do exame EGG no formato EDF. </w:t>
      </w:r>
    </w:p>
    <w:p w14:paraId="562ADBEA">
      <w:pPr>
        <w:spacing w:before="240" w:after="240"/>
        <w:ind w:firstLine="1134"/>
      </w:pPr>
      <w:r>
        <w:rPr>
          <w:rFonts w:ascii="Times New Roman" w:hAnsi="Times New Roman" w:eastAsia="Arial" w:cs="Times New Roman"/>
          <w:szCs w:val="24"/>
        </w:rPr>
        <w:drawing>
          <wp:anchor distT="0" distB="0" distL="114300" distR="114300" simplePos="0" relativeHeight="251671552" behindDoc="1" locked="0" layoutInCell="1" allowOverlap="1">
            <wp:simplePos x="0" y="0"/>
            <wp:positionH relativeFrom="page">
              <wp:posOffset>1080135</wp:posOffset>
            </wp:positionH>
            <wp:positionV relativeFrom="paragraph">
              <wp:posOffset>0</wp:posOffset>
            </wp:positionV>
            <wp:extent cx="5753100" cy="3086100"/>
            <wp:effectExtent l="0" t="0" r="0" b="0"/>
            <wp:wrapTight wrapText="bothSides">
              <wp:wrapPolygon>
                <wp:start x="0" y="0"/>
                <wp:lineTo x="0" y="21467"/>
                <wp:lineTo x="21528" y="21467"/>
                <wp:lineTo x="21528" y="0"/>
                <wp:lineTo x="0" y="0"/>
              </wp:wrapPolygon>
            </wp:wrapTight>
            <wp:docPr id="19" name="Imagem 19" descr="https://lh7-rt.googleusercontent.com/docsz/AD_4nXdOmU8_l8Sx_ENWZQkYX96veRhcCvXOrKb1hrPHVW4fz7NNieV_xMZDHtFCEtqjz2OuemYCJwUqVwC_x242AY70jhQPXa7jvZBbowZBtJPngznl_xgL2qTy0oNoYj0icf3kblOa50CMLS0p_A4m0n4O-hhu?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https://lh7-rt.googleusercontent.com/docsz/AD_4nXdOmU8_l8Sx_ENWZQkYX96veRhcCvXOrKb1hrPHVW4fz7NNieV_xMZDHtFCEtqjz2OuemYCJwUqVwC_x242AY70jhQPXa7jvZBbowZBtJPngznl_xgL2qTy0oNoYj0icf3kblOa50CMLS0p_A4m0n4O-hhu?key=-ZMtZe9jw_NVgG0jm-ltt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53100" cy="3086100"/>
                    </a:xfrm>
                    <a:prstGeom prst="rect">
                      <a:avLst/>
                    </a:prstGeom>
                    <a:noFill/>
                  </pic:spPr>
                </pic:pic>
              </a:graphicData>
            </a:graphic>
          </wp:anchor>
        </w:drawing>
      </w:r>
      <w:r>
        <mc:AlternateContent>
          <mc:Choice Requires="wps">
            <w:drawing>
              <wp:anchor distT="0" distB="0" distL="114300" distR="114300" simplePos="0" relativeHeight="251672576" behindDoc="1" locked="0" layoutInCell="1" allowOverlap="1">
                <wp:simplePos x="0" y="0"/>
                <wp:positionH relativeFrom="column">
                  <wp:posOffset>0</wp:posOffset>
                </wp:positionH>
                <wp:positionV relativeFrom="paragraph">
                  <wp:posOffset>3143250</wp:posOffset>
                </wp:positionV>
                <wp:extent cx="5753100" cy="781050"/>
                <wp:effectExtent l="0" t="0" r="0" b="0"/>
                <wp:wrapTight wrapText="bothSides">
                  <wp:wrapPolygon>
                    <wp:start x="0" y="0"/>
                    <wp:lineTo x="0" y="21273"/>
                    <wp:lineTo x="21528" y="21273"/>
                    <wp:lineTo x="21528" y="0"/>
                    <wp:lineTo x="0" y="0"/>
                  </wp:wrapPolygon>
                </wp:wrapTight>
                <wp:docPr id="20" name="Caixa de Texto 20"/>
                <wp:cNvGraphicFramePr/>
                <a:graphic xmlns:a="http://schemas.openxmlformats.org/drawingml/2006/main">
                  <a:graphicData uri="http://schemas.microsoft.com/office/word/2010/wordprocessingShape">
                    <wps:wsp>
                      <wps:cNvSpPr txBox="1"/>
                      <wps:spPr>
                        <a:xfrm>
                          <a:off x="0" y="0"/>
                          <a:ext cx="5753100" cy="754380"/>
                        </a:xfrm>
                        <a:prstGeom prst="rect">
                          <a:avLst/>
                        </a:prstGeom>
                        <a:solidFill>
                          <a:prstClr val="white"/>
                        </a:solidFill>
                        <a:ln>
                          <a:noFill/>
                        </a:ln>
                        <a:effectLst/>
                      </wps:spPr>
                      <wps:txbx>
                        <w:txbxContent>
                          <w:p w14:paraId="520BEEE3">
                            <w:pPr>
                              <w:pStyle w:val="33"/>
                              <w:jc w:val="center"/>
                            </w:pPr>
                            <w:r>
                              <w:t xml:space="preserve">Figura </w:t>
                            </w:r>
                            <w:r>
                              <w:fldChar w:fldCharType="begin"/>
                            </w:r>
                            <w:r>
                              <w:instrText xml:space="preserve"> SEQ Figura \* ARABIC </w:instrText>
                            </w:r>
                            <w:r>
                              <w:fldChar w:fldCharType="separate"/>
                            </w:r>
                            <w:r>
                              <w:t>14</w:t>
                            </w:r>
                            <w:r>
                              <w:fldChar w:fldCharType="end"/>
                            </w:r>
                            <w:r>
                              <w:t xml:space="preserve"> - inferência de hipótese diagnostica</w:t>
                            </w:r>
                          </w:p>
                          <w:p w14:paraId="2ED85162">
                            <w:pPr>
                              <w:pStyle w:val="33"/>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47.5pt;height:61.5pt;width:453pt;mso-wrap-distance-left:9pt;mso-wrap-distance-right:9pt;z-index:-251643904;mso-width-relative:page;mso-height-relative:page;" fillcolor="#FFFFFF" filled="t" stroked="f" coordsize="21600,21600" wrapcoords="0 0 0 21273 21528 21273 21528 0 0 0" o:gfxdata="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mg2UTZAAAACAEAAA8AAAAAAAAAAQAgAAAAIgAAAGRycy9k&#10;b3ducmV2LnhtbFBLAQIUABQAAAAIAIdO4kD9fF3SOgIAAIoEAAAOAAAAAAAAAAEAIAAAACgBAABk&#10;cnMvZTJvRG9jLnhtbFBLBQYAAAAABgAGAFkBAADUBQAAAAA=&#10;">
                <v:fill on="t" focussize="0,0"/>
                <v:stroke on="f"/>
                <v:imagedata o:title=""/>
                <o:lock v:ext="edit" aspectratio="f"/>
                <v:textbox inset="0mm,0mm,0mm,0mm" style="mso-fit-shape-to-text:t;">
                  <w:txbxContent>
                    <w:p w14:paraId="520BEEE3">
                      <w:pPr>
                        <w:pStyle w:val="33"/>
                        <w:jc w:val="center"/>
                      </w:pPr>
                      <w:r>
                        <w:t xml:space="preserve">Figura </w:t>
                      </w:r>
                      <w:r>
                        <w:fldChar w:fldCharType="begin"/>
                      </w:r>
                      <w:r>
                        <w:instrText xml:space="preserve"> SEQ Figura \* ARABIC </w:instrText>
                      </w:r>
                      <w:r>
                        <w:fldChar w:fldCharType="separate"/>
                      </w:r>
                      <w:r>
                        <w:t>14</w:t>
                      </w:r>
                      <w:r>
                        <w:fldChar w:fldCharType="end"/>
                      </w:r>
                      <w:r>
                        <w:t xml:space="preserve"> - inferência de hipótese diagnostica</w:t>
                      </w:r>
                    </w:p>
                    <w:p w14:paraId="2ED85162">
                      <w:pPr>
                        <w:pStyle w:val="33"/>
                        <w:jc w:val="center"/>
                      </w:pPr>
                      <w:r>
                        <w:t>Fonte: Elaborado pelo autor.</w:t>
                      </w:r>
                    </w:p>
                  </w:txbxContent>
                </v:textbox>
                <w10:wrap type="tight"/>
              </v:shape>
            </w:pict>
          </mc:Fallback>
        </mc:AlternateContent>
      </w:r>
    </w:p>
    <w:p w14:paraId="45437713">
      <w:pPr>
        <w:spacing w:before="240" w:after="240"/>
        <w:ind w:firstLine="1134"/>
      </w:pPr>
      <w:r>
        <w:t>Depois que o exame é carregado, o sistema processa os dados e a tela é atualizada para exibir o resultado, conforme ilustrado na tela de inserção [. Figura 15]. Nesse momento, é apresentada a classificação do exame, indicando se os padrões dos sinais sugerem uma crise epiléptica (CE) ou uma crise não epiléptica psicogênica (CNEP), com a hipótese diagnóstica destacada de forma clara para o usuário.</w:t>
      </w:r>
    </w:p>
    <w:p w14:paraId="483BF04A">
      <w:pPr>
        <w:spacing w:before="240" w:after="240"/>
        <w:ind w:firstLine="1134"/>
      </w:pPr>
      <w:r>
        <w:rPr>
          <w:rFonts w:ascii="Times New Roman" w:hAnsi="Times New Roman" w:eastAsia="Arial" w:cs="Times New Roman"/>
          <w:szCs w:val="24"/>
        </w:rPr>
        <w:drawing>
          <wp:anchor distT="0" distB="0" distL="114300" distR="114300" simplePos="0" relativeHeight="251673600" behindDoc="1" locked="0" layoutInCell="1" allowOverlap="1">
            <wp:simplePos x="0" y="0"/>
            <wp:positionH relativeFrom="page">
              <wp:posOffset>1080135</wp:posOffset>
            </wp:positionH>
            <wp:positionV relativeFrom="paragraph">
              <wp:posOffset>0</wp:posOffset>
            </wp:positionV>
            <wp:extent cx="5753100" cy="3057525"/>
            <wp:effectExtent l="0" t="0" r="0" b="9525"/>
            <wp:wrapTight wrapText="bothSides">
              <wp:wrapPolygon>
                <wp:start x="0" y="0"/>
                <wp:lineTo x="0" y="21533"/>
                <wp:lineTo x="21528" y="21533"/>
                <wp:lineTo x="21528" y="0"/>
                <wp:lineTo x="0" y="0"/>
              </wp:wrapPolygon>
            </wp:wrapTight>
            <wp:docPr id="21" name="Imagem 21" descr="https://lh7-rt.googleusercontent.com/docsz/AD_4nXfehXd7UroEyw4VAJFi_vKO0dtvAlxcoEKhA8BMo3NJmsY1W7TXETvaMEwgBE_yZacRip7qP8IOpjQju6tU0BvF99et7ZKf9mxHlb-_PdlHZruWvwhmRPNzwymS-DBNk8p1-RSpvMFR4DLoBKeQh_TgfYUD?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https://lh7-rt.googleusercontent.com/docsz/AD_4nXfehXd7UroEyw4VAJFi_vKO0dtvAlxcoEKhA8BMo3NJmsY1W7TXETvaMEwgBE_yZacRip7qP8IOpjQju6tU0BvF99et7ZKf9mxHlb-_PdlHZruWvwhmRPNzwymS-DBNk8p1-RSpvMFR4DLoBKeQh_TgfYUD?key=-ZMtZe9jw_NVgG0jm-ltt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53100" cy="3057525"/>
                    </a:xfrm>
                    <a:prstGeom prst="rect">
                      <a:avLst/>
                    </a:prstGeom>
                    <a:noFill/>
                  </pic:spPr>
                </pic:pic>
              </a:graphicData>
            </a:graphic>
          </wp:anchor>
        </w:drawing>
      </w:r>
      <w:r>
        <mc:AlternateContent>
          <mc:Choice Requires="wps">
            <w:drawing>
              <wp:anchor distT="0" distB="0" distL="114300" distR="114300" simplePos="0" relativeHeight="251674624" behindDoc="1" locked="0" layoutInCell="1" allowOverlap="1">
                <wp:simplePos x="0" y="0"/>
                <wp:positionH relativeFrom="column">
                  <wp:posOffset>0</wp:posOffset>
                </wp:positionH>
                <wp:positionV relativeFrom="paragraph">
                  <wp:posOffset>3114675</wp:posOffset>
                </wp:positionV>
                <wp:extent cx="5753100" cy="781050"/>
                <wp:effectExtent l="0" t="0" r="0" b="7620"/>
                <wp:wrapTight wrapText="bothSides">
                  <wp:wrapPolygon>
                    <wp:start x="0" y="0"/>
                    <wp:lineTo x="0" y="21073"/>
                    <wp:lineTo x="21528" y="21073"/>
                    <wp:lineTo x="21528" y="0"/>
                    <wp:lineTo x="0" y="0"/>
                  </wp:wrapPolygon>
                </wp:wrapTight>
                <wp:docPr id="24" name="Caixa de Texto 24"/>
                <wp:cNvGraphicFramePr/>
                <a:graphic xmlns:a="http://schemas.openxmlformats.org/drawingml/2006/main">
                  <a:graphicData uri="http://schemas.microsoft.com/office/word/2010/wordprocessingShape">
                    <wps:wsp>
                      <wps:cNvSpPr txBox="1"/>
                      <wps:spPr>
                        <a:xfrm>
                          <a:off x="0" y="0"/>
                          <a:ext cx="5753100" cy="754380"/>
                        </a:xfrm>
                        <a:prstGeom prst="rect">
                          <a:avLst/>
                        </a:prstGeom>
                        <a:solidFill>
                          <a:prstClr val="white"/>
                        </a:solidFill>
                        <a:ln>
                          <a:noFill/>
                        </a:ln>
                        <a:effectLst/>
                      </wps:spPr>
                      <wps:txbx>
                        <w:txbxContent>
                          <w:p w14:paraId="3BB6EB0D">
                            <w:pPr>
                              <w:pStyle w:val="33"/>
                              <w:jc w:val="center"/>
                            </w:pPr>
                            <w:r>
                              <w:t xml:space="preserve">Figura </w:t>
                            </w:r>
                            <w:r>
                              <w:fldChar w:fldCharType="begin"/>
                            </w:r>
                            <w:r>
                              <w:instrText xml:space="preserve"> SEQ Figura \* ARABIC </w:instrText>
                            </w:r>
                            <w:r>
                              <w:fldChar w:fldCharType="separate"/>
                            </w:r>
                            <w:r>
                              <w:t>15</w:t>
                            </w:r>
                            <w:r>
                              <w:fldChar w:fldCharType="end"/>
                            </w:r>
                            <w:r>
                              <w:t xml:space="preserve"> - Tela de inserção</w:t>
                            </w:r>
                          </w:p>
                          <w:p w14:paraId="73643261">
                            <w:pPr>
                              <w:pStyle w:val="33"/>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45.25pt;height:61.5pt;width:453pt;mso-wrap-distance-left:9pt;mso-wrap-distance-right:9pt;z-index:-251641856;mso-width-relative:page;mso-height-relative:page;" fillcolor="#FFFFFF" filled="t" stroked="f" coordsize="21600,21600" wrapcoords="0 0 0 21073 21528 21073 21528 0 0 0" o:gfxdata="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ve6cNkAAAAIAQAADwAAAAAAAAABACAAAAAiAAAAZHJz&#10;L2Rvd25yZXYueG1sUEsBAhQAFAAAAAgAh07iQJOTR848AgAAigQAAA4AAAAAAAAAAQAgAAAAKAEA&#10;AGRycy9lMm9Eb2MueG1sUEsFBgAAAAAGAAYAWQEAANYFAAAAAA==&#10;">
                <v:fill on="t" focussize="0,0"/>
                <v:stroke on="f"/>
                <v:imagedata o:title=""/>
                <o:lock v:ext="edit" aspectratio="f"/>
                <v:textbox inset="0mm,0mm,0mm,0mm" style="mso-fit-shape-to-text:t;">
                  <w:txbxContent>
                    <w:p w14:paraId="3BB6EB0D">
                      <w:pPr>
                        <w:pStyle w:val="33"/>
                        <w:jc w:val="center"/>
                      </w:pPr>
                      <w:r>
                        <w:t xml:space="preserve">Figura </w:t>
                      </w:r>
                      <w:r>
                        <w:fldChar w:fldCharType="begin"/>
                      </w:r>
                      <w:r>
                        <w:instrText xml:space="preserve"> SEQ Figura \* ARABIC </w:instrText>
                      </w:r>
                      <w:r>
                        <w:fldChar w:fldCharType="separate"/>
                      </w:r>
                      <w:r>
                        <w:t>15</w:t>
                      </w:r>
                      <w:r>
                        <w:fldChar w:fldCharType="end"/>
                      </w:r>
                      <w:r>
                        <w:t xml:space="preserve"> - Tela de inserção</w:t>
                      </w:r>
                    </w:p>
                    <w:p w14:paraId="73643261">
                      <w:pPr>
                        <w:pStyle w:val="33"/>
                        <w:jc w:val="center"/>
                      </w:pPr>
                      <w:r>
                        <w:t>Fonte: Elaborado pelo autor.</w:t>
                      </w:r>
                    </w:p>
                  </w:txbxContent>
                </v:textbox>
                <w10:wrap type="tight"/>
              </v:shape>
            </w:pict>
          </mc:Fallback>
        </mc:AlternateContent>
      </w:r>
    </w:p>
    <w:p w14:paraId="3E7E1F4C">
      <w:pPr>
        <w:pStyle w:val="3"/>
        <w:keepNext w:val="0"/>
        <w:keepLines w:val="0"/>
        <w:numPr>
          <w:ilvl w:val="2"/>
          <w:numId w:val="4"/>
        </w:numPr>
        <w:spacing w:before="0"/>
      </w:pPr>
      <w:r>
        <w:t>Inferência dinamica de modelos</w:t>
      </w:r>
    </w:p>
    <w:p w14:paraId="07838D57">
      <w:pPr>
        <w:ind w:firstLine="720"/>
      </w:pPr>
      <w:r>
        <w:t xml:space="preserve">A tela apresenta um botão com a funcionalidade de carregamento de modelo serializado em pickle, após o recebimento desse pickle ele é carregado no código e transformado em objeto desserializado, após isso esse modelo é fitado com o quadro de dados principal, por fim o resultado do modelo é avaliado utilizando o método  cross_val_score da biblioteca scikit_learn e sua pontuação é exibida na tela. </w:t>
      </w:r>
    </w:p>
    <w:p w14:paraId="5CD1F734">
      <w:pPr>
        <w:ind w:firstLine="720"/>
      </w:pPr>
      <w:r>
        <w:drawing>
          <wp:inline distT="0" distB="0" distL="114300" distR="114300">
            <wp:extent cx="4832985" cy="2778125"/>
            <wp:effectExtent l="0" t="0" r="5715" b="317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a:picLocks noChangeAspect="1"/>
                    </pic:cNvPicPr>
                  </pic:nvPicPr>
                  <pic:blipFill>
                    <a:blip r:embed="rId24"/>
                    <a:stretch>
                      <a:fillRect/>
                    </a:stretch>
                  </pic:blipFill>
                  <pic:spPr>
                    <a:xfrm>
                      <a:off x="0" y="0"/>
                      <a:ext cx="4832985" cy="2778125"/>
                    </a:xfrm>
                    <a:prstGeom prst="rect">
                      <a:avLst/>
                    </a:prstGeom>
                    <a:noFill/>
                    <a:ln>
                      <a:noFill/>
                    </a:ln>
                  </pic:spPr>
                </pic:pic>
              </a:graphicData>
            </a:graphic>
          </wp:inline>
        </w:drawing>
      </w:r>
      <w:r>
        <mc:AlternateContent>
          <mc:Choice Requires="wps">
            <w:drawing>
              <wp:anchor distT="0" distB="0" distL="114300" distR="114300" simplePos="0" relativeHeight="251675648" behindDoc="1" locked="0" layoutInCell="1" allowOverlap="1">
                <wp:simplePos x="0" y="0"/>
                <wp:positionH relativeFrom="column">
                  <wp:posOffset>8890</wp:posOffset>
                </wp:positionH>
                <wp:positionV relativeFrom="paragraph">
                  <wp:posOffset>2820035</wp:posOffset>
                </wp:positionV>
                <wp:extent cx="5753100" cy="781050"/>
                <wp:effectExtent l="0" t="0" r="0" b="0"/>
                <wp:wrapTight wrapText="bothSides">
                  <wp:wrapPolygon>
                    <wp:start x="0" y="0"/>
                    <wp:lineTo x="0" y="21273"/>
                    <wp:lineTo x="21528" y="21273"/>
                    <wp:lineTo x="21528" y="0"/>
                    <wp:lineTo x="0" y="0"/>
                  </wp:wrapPolygon>
                </wp:wrapTight>
                <wp:docPr id="9" name="Caixa de Texto 9"/>
                <wp:cNvGraphicFramePr/>
                <a:graphic xmlns:a="http://schemas.openxmlformats.org/drawingml/2006/main">
                  <a:graphicData uri="http://schemas.microsoft.com/office/word/2010/wordprocessingShape">
                    <wps:wsp>
                      <wps:cNvSpPr txBox="1"/>
                      <wps:spPr>
                        <a:xfrm>
                          <a:off x="0" y="0"/>
                          <a:ext cx="5753100" cy="781050"/>
                        </a:xfrm>
                        <a:prstGeom prst="rect">
                          <a:avLst/>
                        </a:prstGeom>
                        <a:solidFill>
                          <a:prstClr val="white"/>
                        </a:solidFill>
                        <a:ln>
                          <a:noFill/>
                        </a:ln>
                        <a:effectLst/>
                      </wps:spPr>
                      <wps:txbx>
                        <w:txbxContent>
                          <w:p w14:paraId="65ED9937">
                            <w:pPr>
                              <w:pStyle w:val="33"/>
                              <w:jc w:val="center"/>
                            </w:pPr>
                            <w:r>
                              <w:t>Figura xx - Tela de inferencia de outros modelos</w:t>
                            </w:r>
                          </w:p>
                          <w:p w14:paraId="671BB50F">
                            <w:pPr>
                              <w:pStyle w:val="33"/>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7pt;margin-top:222.05pt;height:61.5pt;width:453pt;mso-wrap-distance-left:9pt;mso-wrap-distance-right:9pt;z-index:-251640832;mso-width-relative:page;mso-height-relative:page;" fillcolor="#FFFFFF" filled="t" stroked="f" coordsize="21600,21600" wrapcoords="0 0 0 21273 21528 21273 21528 0 0 0" o:gfxdata="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R4jpTZAAAACQEAAA8AAAAAAAAAAQAgAAAAIgAAAGRycy9k&#10;b3ducmV2LnhtbFBLAQIUABQAAAAIAIdO4kAjuMItOgIAAIgEAAAOAAAAAAAAAAEAIAAAACgBAABk&#10;cnMvZTJvRG9jLnhtbFBLBQYAAAAABgAGAFkBAADUBQAAAAA=&#10;">
                <v:fill on="t" focussize="0,0"/>
                <v:stroke on="f"/>
                <v:imagedata o:title=""/>
                <o:lock v:ext="edit" aspectratio="f"/>
                <v:textbox inset="0mm,0mm,0mm,0mm" style="mso-fit-shape-to-text:t;">
                  <w:txbxContent>
                    <w:p w14:paraId="65ED9937">
                      <w:pPr>
                        <w:pStyle w:val="33"/>
                        <w:jc w:val="center"/>
                      </w:pPr>
                      <w:r>
                        <w:t>Figura xx - Tela de inferencia de outros modelos</w:t>
                      </w:r>
                    </w:p>
                    <w:p w14:paraId="671BB50F">
                      <w:pPr>
                        <w:pStyle w:val="33"/>
                        <w:jc w:val="center"/>
                      </w:pPr>
                      <w:r>
                        <w:t>Fonte: Elaborado pelo autor.</w:t>
                      </w:r>
                    </w:p>
                  </w:txbxContent>
                </v:textbox>
                <w10:wrap type="tight"/>
              </v:shape>
            </w:pict>
          </mc:Fallback>
        </mc:AlternateContent>
      </w:r>
    </w:p>
    <w:p w14:paraId="7E05735B">
      <w:pPr>
        <w:spacing w:before="240" w:after="240"/>
      </w:pPr>
    </w:p>
    <w:p w14:paraId="322778B9"/>
    <w:p w14:paraId="2F4F250E">
      <w:r>
        <w:rPr>
          <w:rFonts w:ascii="Times New Roman" w:hAnsi="Times New Roman" w:eastAsia="Arial" w:cs="Times New Roman"/>
          <w:szCs w:val="24"/>
        </w:rPr>
        <w:drawing>
          <wp:anchor distT="0" distB="0" distL="114300" distR="114300" simplePos="0" relativeHeight="251668480" behindDoc="0" locked="0" layoutInCell="1" allowOverlap="1">
            <wp:simplePos x="0" y="0"/>
            <wp:positionH relativeFrom="margin">
              <wp:posOffset>492760</wp:posOffset>
            </wp:positionH>
            <wp:positionV relativeFrom="paragraph">
              <wp:posOffset>22860</wp:posOffset>
            </wp:positionV>
            <wp:extent cx="4552950" cy="2863850"/>
            <wp:effectExtent l="0" t="0" r="0" b="0"/>
            <wp:wrapSquare wrapText="bothSides"/>
            <wp:docPr id="12" name="Imagem 12" descr="https://lh7-rt.googleusercontent.com/docsz/AD_4nXe2tMG2ppTVsJGfzpwt4mYE-SEjArBlXL3SNOcer6treCr9l8ipTtRtlkoyaSTa_I2znsTpfpPnR9_aWu-1-fcXEMOLWQ00MZpyjX7Ps_q2z0Uci-izHnGaWK6_B3cC9nl0qYwcfjl9tUqwhc4x6nwgctKW?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https://lh7-rt.googleusercontent.com/docsz/AD_4nXe2tMG2ppTVsJGfzpwt4mYE-SEjArBlXL3SNOcer6treCr9l8ipTtRtlkoyaSTa_I2znsTpfpPnR9_aWu-1-fcXEMOLWQ00MZpyjX7Ps_q2z0Uci-izHnGaWK6_B3cC9nl0qYwcfjl9tUqwhc4x6nwgctKW?key=-ZMtZe9jw_NVgG0jm-ltt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552950" cy="2863850"/>
                    </a:xfrm>
                    <a:prstGeom prst="rect">
                      <a:avLst/>
                    </a:prstGeom>
                    <a:noFill/>
                  </pic:spPr>
                </pic:pic>
              </a:graphicData>
            </a:graphic>
          </wp:anchor>
        </w:drawing>
      </w:r>
      <w:bookmarkStart w:id="42" w:name="_Toc189592066"/>
    </w:p>
    <w:p w14:paraId="0A4D4762">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2994025</wp:posOffset>
                </wp:positionV>
                <wp:extent cx="4552950" cy="781050"/>
                <wp:effectExtent l="0" t="0" r="0" b="7620"/>
                <wp:wrapSquare wrapText="bothSides"/>
                <wp:docPr id="11" name="Caixa de Texto 11"/>
                <wp:cNvGraphicFramePr/>
                <a:graphic xmlns:a="http://schemas.openxmlformats.org/drawingml/2006/main">
                  <a:graphicData uri="http://schemas.microsoft.com/office/word/2010/wordprocessingShape">
                    <wps:wsp>
                      <wps:cNvSpPr txBox="1"/>
                      <wps:spPr>
                        <a:xfrm>
                          <a:off x="0" y="0"/>
                          <a:ext cx="4552950" cy="781050"/>
                        </a:xfrm>
                        <a:prstGeom prst="rect">
                          <a:avLst/>
                        </a:prstGeom>
                        <a:solidFill>
                          <a:prstClr val="white"/>
                        </a:solidFill>
                        <a:ln>
                          <a:noFill/>
                        </a:ln>
                        <a:effectLst/>
                      </wps:spPr>
                      <wps:txbx>
                        <w:txbxContent>
                          <w:p w14:paraId="2CFDF7BD">
                            <w:pPr>
                              <w:pStyle w:val="33"/>
                              <w:jc w:val="center"/>
                            </w:pPr>
                            <w:bookmarkStart w:id="54" w:name="_Toc184154951"/>
                            <w:bookmarkStart w:id="55" w:name="_Toc184667996"/>
                            <w:r>
                              <w:t xml:space="preserve">Figura </w:t>
                            </w:r>
                            <w:r>
                              <w:fldChar w:fldCharType="begin"/>
                            </w:r>
                            <w:r>
                              <w:instrText xml:space="preserve"> SEQ Figura \* ARABIC </w:instrText>
                            </w:r>
                            <w:r>
                              <w:fldChar w:fldCharType="separate"/>
                            </w:r>
                            <w:r>
                              <w:t>12</w:t>
                            </w:r>
                            <w:r>
                              <w:fldChar w:fldCharType="end"/>
                            </w:r>
                            <w:r>
                              <w:t xml:space="preserve"> - Fluxograma de Aplicação</w:t>
                            </w:r>
                            <w:bookmarkEnd w:id="54"/>
                            <w:bookmarkEnd w:id="55"/>
                          </w:p>
                          <w:p w14:paraId="2615C7BB">
                            <w:pPr>
                              <w:pStyle w:val="33"/>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235.75pt;height:61.5pt;width:358.5pt;mso-position-horizontal:center;mso-position-horizontal-relative:margin;mso-wrap-distance-bottom:0pt;mso-wrap-distance-left:9pt;mso-wrap-distance-right:9pt;mso-wrap-distance-top:0pt;z-index:251669504;mso-width-relative:page;mso-height-relative:page;" fillcolor="#FFFFFF" filled="t" stroked="f" coordsize="21600,21600" o:gfxdata="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tuaGvZAAAACAEAAA8AAAAAAAAAAQAgAAAAIgAAAGRycy9kb3du&#10;cmV2LnhtbFBLAQIUABQAAAAIAIdO4kA7YzI4NwIAAIoEAAAOAAAAAAAAAAEAIAAAACgBAABkcnMv&#10;ZTJvRG9jLnhtbFBLBQYAAAAABgAGAFkBAADRBQAAAAA=&#10;">
                <v:fill on="t" focussize="0,0"/>
                <v:stroke on="f"/>
                <v:imagedata o:title=""/>
                <o:lock v:ext="edit" aspectratio="f"/>
                <v:textbox inset="0mm,0mm,0mm,0mm" style="mso-fit-shape-to-text:t;">
                  <w:txbxContent>
                    <w:p w14:paraId="2CFDF7BD">
                      <w:pPr>
                        <w:pStyle w:val="33"/>
                        <w:jc w:val="center"/>
                      </w:pPr>
                      <w:bookmarkStart w:id="54" w:name="_Toc184154951"/>
                      <w:bookmarkStart w:id="55" w:name="_Toc184667996"/>
                      <w:r>
                        <w:t xml:space="preserve">Figura </w:t>
                      </w:r>
                      <w:r>
                        <w:fldChar w:fldCharType="begin"/>
                      </w:r>
                      <w:r>
                        <w:instrText xml:space="preserve"> SEQ Figura \* ARABIC </w:instrText>
                      </w:r>
                      <w:r>
                        <w:fldChar w:fldCharType="separate"/>
                      </w:r>
                      <w:r>
                        <w:t>12</w:t>
                      </w:r>
                      <w:r>
                        <w:fldChar w:fldCharType="end"/>
                      </w:r>
                      <w:r>
                        <w:t xml:space="preserve"> - Fluxograma de Aplicação</w:t>
                      </w:r>
                      <w:bookmarkEnd w:id="54"/>
                      <w:bookmarkEnd w:id="55"/>
                    </w:p>
                    <w:p w14:paraId="2615C7BB">
                      <w:pPr>
                        <w:pStyle w:val="33"/>
                        <w:jc w:val="center"/>
                      </w:pPr>
                      <w:r>
                        <w:t>Fonte: Elaborado pelo autor.</w:t>
                      </w:r>
                    </w:p>
                  </w:txbxContent>
                </v:textbox>
                <w10:wrap type="square"/>
              </v:shape>
            </w:pict>
          </mc:Fallback>
        </mc:AlternateContent>
      </w:r>
      <w:r>
        <w:tab/>
      </w:r>
      <w:bookmarkEnd w:id="42"/>
      <w:r>
        <w:rPr>
          <w:rStyle w:val="14"/>
        </w:rPr>
        <w:commentReference w:id="30"/>
      </w:r>
      <w:r>
        <w:br w:type="page"/>
      </w:r>
    </w:p>
    <w:p w14:paraId="4E4A3AFA">
      <w:pPr>
        <w:spacing w:before="240" w:after="240"/>
        <w:ind w:firstLine="1134"/>
      </w:pPr>
    </w:p>
    <w:p w14:paraId="10C557CC">
      <w:pPr>
        <w:spacing w:before="240" w:after="240"/>
        <w:ind w:firstLine="1134"/>
      </w:pPr>
    </w:p>
    <w:p w14:paraId="7DC5F1D1">
      <w:pPr>
        <w:spacing w:before="240" w:after="240"/>
        <w:ind w:firstLine="1134"/>
      </w:pPr>
    </w:p>
    <w:p w14:paraId="2DDACE6C">
      <w:pPr>
        <w:spacing w:before="240" w:after="240"/>
        <w:ind w:firstLine="1134"/>
      </w:pPr>
    </w:p>
    <w:p w14:paraId="3E2DC380">
      <w:pPr>
        <w:spacing w:before="240" w:after="240"/>
        <w:ind w:firstLine="1134"/>
      </w:pPr>
    </w:p>
    <w:p w14:paraId="7CB1DD2A">
      <w:pPr>
        <w:spacing w:before="240" w:after="240"/>
        <w:ind w:firstLine="1134"/>
      </w:pPr>
    </w:p>
    <w:p w14:paraId="4E7E8207">
      <w:pPr>
        <w:spacing w:before="240" w:after="240"/>
        <w:ind w:firstLine="1134"/>
      </w:pPr>
    </w:p>
    <w:p w14:paraId="664F246D">
      <w:pPr>
        <w:spacing w:before="240" w:after="240"/>
        <w:ind w:firstLine="1134"/>
      </w:pPr>
    </w:p>
    <w:p w14:paraId="05355A4B">
      <w:pPr>
        <w:spacing w:before="240" w:after="240"/>
        <w:ind w:firstLine="1134"/>
      </w:pPr>
    </w:p>
    <w:p w14:paraId="6AD5A9EA">
      <w:pPr>
        <w:spacing w:before="240" w:after="240"/>
        <w:ind w:firstLine="1134"/>
      </w:pPr>
    </w:p>
    <w:p w14:paraId="21E45877">
      <w:pPr>
        <w:spacing w:before="240" w:after="240"/>
        <w:ind w:firstLine="1134"/>
      </w:pPr>
    </w:p>
    <w:p w14:paraId="50229AC8">
      <w:pPr>
        <w:spacing w:before="240" w:after="240"/>
        <w:ind w:firstLine="1134"/>
      </w:pPr>
    </w:p>
    <w:p w14:paraId="5A98C46B">
      <w:pPr>
        <w:spacing w:before="240" w:after="240"/>
        <w:ind w:firstLine="1134"/>
      </w:pPr>
    </w:p>
    <w:p w14:paraId="31B42DF0">
      <w:pPr>
        <w:spacing w:before="240" w:after="240"/>
        <w:ind w:firstLine="1134"/>
      </w:pPr>
    </w:p>
    <w:p w14:paraId="68532DB2">
      <w:pPr>
        <w:spacing w:before="240" w:after="240"/>
        <w:ind w:firstLine="1134"/>
      </w:pPr>
    </w:p>
    <w:p w14:paraId="5A0CF9E0">
      <w:pPr>
        <w:spacing w:before="240" w:after="240"/>
        <w:ind w:firstLine="1134"/>
      </w:pPr>
    </w:p>
    <w:p w14:paraId="3EDAFC03">
      <w:pPr>
        <w:spacing w:before="240" w:after="240"/>
        <w:ind w:firstLine="1134"/>
      </w:pPr>
    </w:p>
    <w:p w14:paraId="7202DFAB">
      <w:pPr>
        <w:spacing w:before="240" w:after="240"/>
        <w:ind w:firstLine="1134"/>
      </w:pPr>
    </w:p>
    <w:p w14:paraId="734BA87E">
      <w:pPr>
        <w:spacing w:before="240" w:after="240"/>
        <w:ind w:firstLine="1134"/>
      </w:pPr>
    </w:p>
    <w:p w14:paraId="388BCFE7">
      <w:pPr>
        <w:spacing w:before="240" w:after="240"/>
        <w:ind w:firstLine="1134"/>
      </w:pPr>
    </w:p>
    <w:p w14:paraId="66B39A92">
      <w:pPr>
        <w:spacing w:before="240" w:after="240"/>
        <w:ind w:firstLine="1134"/>
      </w:pPr>
    </w:p>
    <w:p w14:paraId="133DC216">
      <w:pPr>
        <w:spacing w:before="240" w:after="240"/>
        <w:ind w:firstLine="1134"/>
      </w:pPr>
    </w:p>
    <w:p w14:paraId="434B80D0">
      <w:pPr>
        <w:spacing w:before="240" w:after="240"/>
        <w:ind w:firstLine="1134"/>
      </w:pPr>
    </w:p>
    <w:p w14:paraId="42997598">
      <w:pPr>
        <w:spacing w:before="240" w:after="240"/>
        <w:ind w:firstLine="1134"/>
      </w:pPr>
    </w:p>
    <w:p w14:paraId="14410D61">
      <w:pPr>
        <w:spacing w:before="240" w:after="240"/>
        <w:ind w:firstLine="1134"/>
      </w:pPr>
    </w:p>
    <w:p w14:paraId="1EAB0ED1">
      <w:pPr>
        <w:spacing w:before="240" w:after="240"/>
        <w:ind w:firstLine="1134"/>
      </w:pPr>
    </w:p>
    <w:p w14:paraId="236433D5">
      <w:pPr>
        <w:spacing w:before="240" w:after="240"/>
        <w:ind w:firstLine="1134"/>
      </w:pPr>
    </w:p>
    <w:p w14:paraId="562525EE">
      <w:pPr>
        <w:spacing w:before="240" w:after="240"/>
        <w:ind w:firstLine="1134"/>
      </w:pPr>
    </w:p>
    <w:p w14:paraId="6A2CF419">
      <w:pPr>
        <w:spacing w:before="240" w:after="240"/>
        <w:ind w:firstLine="1134"/>
      </w:pPr>
    </w:p>
    <w:p w14:paraId="599D5EB6">
      <w:pPr>
        <w:spacing w:before="240" w:after="240"/>
        <w:ind w:firstLine="1134"/>
      </w:pPr>
    </w:p>
    <w:p w14:paraId="05476116">
      <w:pPr>
        <w:spacing w:before="240" w:after="240"/>
        <w:ind w:firstLine="1134"/>
      </w:pPr>
    </w:p>
    <w:p w14:paraId="1E642ADD">
      <w:pPr>
        <w:spacing w:before="240" w:after="240"/>
        <w:ind w:firstLine="1134"/>
      </w:pPr>
    </w:p>
    <w:p w14:paraId="03CD17A9">
      <w:pPr>
        <w:spacing w:before="240" w:after="240"/>
        <w:ind w:firstLine="1134"/>
      </w:pPr>
    </w:p>
    <w:p w14:paraId="6E116AC9">
      <w:pPr>
        <w:spacing w:before="240" w:after="240"/>
        <w:ind w:firstLine="1134"/>
      </w:pPr>
    </w:p>
    <w:p w14:paraId="2D3A8A4C">
      <w:pPr>
        <w:spacing w:before="240" w:after="240"/>
        <w:ind w:firstLine="1134"/>
      </w:pPr>
    </w:p>
    <w:p w14:paraId="39D84107">
      <w:pPr>
        <w:spacing w:before="240" w:after="240"/>
        <w:ind w:firstLine="1134"/>
      </w:pPr>
    </w:p>
    <w:p w14:paraId="384384F5">
      <w:pPr>
        <w:spacing w:before="240" w:after="240"/>
        <w:ind w:firstLine="1134"/>
      </w:pPr>
    </w:p>
    <w:p w14:paraId="11507590">
      <w:pPr>
        <w:spacing w:before="240" w:after="240"/>
        <w:ind w:firstLine="1134"/>
      </w:pPr>
    </w:p>
    <w:p w14:paraId="56BABE86">
      <w:pPr>
        <w:spacing w:before="240" w:after="240"/>
        <w:ind w:firstLine="1134"/>
      </w:pPr>
    </w:p>
    <w:p w14:paraId="552BF0C5">
      <w:pPr>
        <w:spacing w:before="240" w:after="240"/>
        <w:ind w:firstLine="1134"/>
      </w:pPr>
    </w:p>
    <w:p w14:paraId="11C0AA75">
      <w:pPr>
        <w:spacing w:before="240" w:after="240"/>
        <w:ind w:firstLine="1134"/>
      </w:pPr>
    </w:p>
    <w:p w14:paraId="27580BC5">
      <w:pPr>
        <w:spacing w:before="240" w:after="240"/>
        <w:ind w:firstLine="1134"/>
      </w:pPr>
    </w:p>
    <w:p w14:paraId="77C8400E">
      <w:pPr>
        <w:spacing w:before="240" w:after="240"/>
        <w:ind w:firstLine="1134"/>
      </w:pPr>
    </w:p>
    <w:p w14:paraId="584E61D4">
      <w:pPr>
        <w:spacing w:before="240" w:after="240"/>
        <w:ind w:firstLine="1134"/>
      </w:pPr>
    </w:p>
    <w:p w14:paraId="1AE4ADDD">
      <w:pPr>
        <w:spacing w:before="240" w:after="240"/>
        <w:ind w:firstLine="1134"/>
      </w:pPr>
      <w:r>
        <w:t xml:space="preserve"> Análise de dados e discussão</w:t>
      </w:r>
      <w:bookmarkEnd w:id="35"/>
      <w:r>
        <w:t xml:space="preserve"> </w:t>
      </w:r>
    </w:p>
    <w:p w14:paraId="03862384"/>
    <w:p w14:paraId="4C0D3979">
      <w:pPr>
        <w:spacing w:before="240" w:after="240"/>
        <w:ind w:firstLine="1134"/>
      </w:pPr>
      <w:r>
        <w:t>A validação cruzada k-fold foi utilizada para avaliar o desempenho do modelo e apresentou uma média geral de acurácia de 70,78% nos testes realizados. Esse valor representa o desempenho médio do modelo em diferentes subconjuntos dos dados, evidenciando tanto seu potencial quanto as limitações na tarefa de classificação de sinais EEG.</w:t>
      </w:r>
    </w:p>
    <w:p w14:paraId="3262AB7A">
      <w:pPr>
        <w:spacing w:before="240" w:after="240"/>
        <w:ind w:firstLine="1134"/>
      </w:pPr>
      <w:r>
        <w:t>Os resultados foram organizados em tabelas [Tabela 3] que detalham as médias de acurácia alcançadas em cada uma das 20 iterações realizadas, incluindo variações nos kernels testados: linear, RBF e SVC. Essas tabelas permitem uma visão mais detalhada do desempenho do modelo sob diferentes configurações:</w:t>
      </w:r>
    </w:p>
    <w:p w14:paraId="0E593CF7">
      <w:pPr>
        <w:pStyle w:val="102"/>
        <w:keepNext/>
      </w:pPr>
      <w:r>
        <w:tab/>
      </w:r>
      <w:r>
        <w:rPr>
          <w:b/>
          <w:color w:val="000000"/>
        </w:rPr>
        <w:drawing>
          <wp:inline distT="0" distB="0" distL="0" distR="0">
            <wp:extent cx="5762625" cy="2752725"/>
            <wp:effectExtent l="0" t="0" r="0" b="0"/>
            <wp:docPr id="6" name="Imagem 6" descr="https://lh7-rt.googleusercontent.com/docsz/AD_4nXe0o7GXYDNLvjpmXhifX6Pz__2uhodOTZlwkshprB5VxmXM0u0mmITTTMP_eMp8G0UTOfQykXaLB7P8RTdefjBctrfjp0sHXx8jxs30PuKEb-mo97FjYRwY1OPrSqtxAoui-GgCpQ?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https://lh7-rt.googleusercontent.com/docsz/AD_4nXe0o7GXYDNLvjpmXhifX6Pz__2uhodOTZlwkshprB5VxmXM0u0mmITTTMP_eMp8G0UTOfQykXaLB7P8RTdefjBctrfjp0sHXx8jxs30PuKEb-mo97FjYRwY1OPrSqtxAoui-GgCpQ?key=-ZMtZe9jw_NVgG0jm-ltt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62625" cy="2752725"/>
                    </a:xfrm>
                    <a:prstGeom prst="rect">
                      <a:avLst/>
                    </a:prstGeom>
                    <a:noFill/>
                    <a:ln>
                      <a:noFill/>
                    </a:ln>
                  </pic:spPr>
                </pic:pic>
              </a:graphicData>
            </a:graphic>
          </wp:inline>
        </w:drawing>
      </w:r>
    </w:p>
    <w:p w14:paraId="10849AD0">
      <w:pPr>
        <w:pStyle w:val="33"/>
        <w:jc w:val="center"/>
      </w:pPr>
      <w:bookmarkStart w:id="43" w:name="_Toc184667984"/>
      <w:r>
        <w:t xml:space="preserve">Tabela </w:t>
      </w:r>
      <w:r>
        <w:fldChar w:fldCharType="begin"/>
      </w:r>
      <w:r>
        <w:instrText xml:space="preserve"> SEQ Tabela \* ARABIC </w:instrText>
      </w:r>
      <w:r>
        <w:fldChar w:fldCharType="separate"/>
      </w:r>
      <w:r>
        <w:t>5</w:t>
      </w:r>
      <w:r>
        <w:fldChar w:fldCharType="end"/>
      </w:r>
      <w:r>
        <w:t xml:space="preserve"> – Resultados</w:t>
      </w:r>
      <w:bookmarkEnd w:id="43"/>
    </w:p>
    <w:p w14:paraId="4A33D130">
      <w:pPr>
        <w:pStyle w:val="33"/>
        <w:jc w:val="center"/>
      </w:pPr>
      <w:r>
        <w:t>Fonte: Elaborado pelo autor.</w:t>
      </w:r>
    </w:p>
    <w:p w14:paraId="40ECFE0C">
      <w:pPr>
        <w:spacing w:before="240" w:after="240"/>
        <w:ind w:firstLine="1134"/>
      </w:pPr>
      <w:r>
        <w:t>Durante a análise, observou-se um desbalanceamento significativo na base de dados utilizada: cerca de 70% das amostras correspondem a crises epilépticas (CE), enquanto apenas 30% representam crises não epilépticas psicogênicas (CNEPs). Essa diferença, embora aparentemente pequena, impactou diretamente os resultados obtidos. O modelo favoreceu a classe majoritária (CE), prejudicando sua capacidade de generalizar para a classe minoritária (CNEPs). Essa foi uma das principais razões para a precisão limitada na classificação de CNEPs. O gráfico abaixo ilustra claramente essa distribuição desigual:</w:t>
      </w:r>
    </w:p>
    <w:p w14:paraId="5EDAE381">
      <w:pPr>
        <w:pStyle w:val="102"/>
      </w:pPr>
      <w:r>
        <mc:AlternateContent>
          <mc:Choice Requires="wps">
            <w:drawing>
              <wp:anchor distT="0" distB="0" distL="114300" distR="114300" simplePos="0" relativeHeight="251661312" behindDoc="0" locked="0" layoutInCell="1" allowOverlap="1">
                <wp:simplePos x="0" y="0"/>
                <wp:positionH relativeFrom="column">
                  <wp:posOffset>708025</wp:posOffset>
                </wp:positionH>
                <wp:positionV relativeFrom="paragraph">
                  <wp:posOffset>4629785</wp:posOffset>
                </wp:positionV>
                <wp:extent cx="4333875" cy="781050"/>
                <wp:effectExtent l="0" t="0" r="9525" b="7620"/>
                <wp:wrapSquare wrapText="bothSides"/>
                <wp:docPr id="8" name="Caixa de Texto 8"/>
                <wp:cNvGraphicFramePr/>
                <a:graphic xmlns:a="http://schemas.openxmlformats.org/drawingml/2006/main">
                  <a:graphicData uri="http://schemas.microsoft.com/office/word/2010/wordprocessingShape">
                    <wps:wsp>
                      <wps:cNvSpPr txBox="1"/>
                      <wps:spPr>
                        <a:xfrm>
                          <a:off x="0" y="0"/>
                          <a:ext cx="4333875" cy="754380"/>
                        </a:xfrm>
                        <a:prstGeom prst="rect">
                          <a:avLst/>
                        </a:prstGeom>
                        <a:solidFill>
                          <a:prstClr val="white"/>
                        </a:solidFill>
                        <a:ln>
                          <a:noFill/>
                        </a:ln>
                        <a:effectLst/>
                      </wps:spPr>
                      <wps:txbx>
                        <w:txbxContent>
                          <w:p w14:paraId="0A310F0D">
                            <w:pPr>
                              <w:pStyle w:val="33"/>
                              <w:jc w:val="center"/>
                            </w:pPr>
                            <w:bookmarkStart w:id="56" w:name="_Toc190183454"/>
                            <w:r>
                              <w:t xml:space="preserve">Figura </w:t>
                            </w:r>
                            <w:r>
                              <w:fldChar w:fldCharType="begin"/>
                            </w:r>
                            <w:r>
                              <w:instrText xml:space="preserve"> SEQ Figura \* ARABIC </w:instrText>
                            </w:r>
                            <w:r>
                              <w:fldChar w:fldCharType="separate"/>
                            </w:r>
                            <w:r>
                              <w:t>14</w:t>
                            </w:r>
                            <w:r>
                              <w:fldChar w:fldCharType="end"/>
                            </w:r>
                            <w:r>
                              <w:t xml:space="preserve"> - Distribuição de diagnósticos</w:t>
                            </w:r>
                            <w:bookmarkEnd w:id="56"/>
                          </w:p>
                          <w:p w14:paraId="171B0B1D">
                            <w:pPr>
                              <w:pStyle w:val="33"/>
                              <w:jc w:val="center"/>
                              <w:rPr>
                                <w:rFonts w:cs="Arial"/>
                              </w:rP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55.75pt;margin-top:364.55pt;height:61.5pt;width:341.25pt;mso-wrap-distance-bottom:0pt;mso-wrap-distance-left:9pt;mso-wrap-distance-right:9pt;mso-wrap-distance-top:0pt;z-index:251661312;mso-width-relative:page;mso-height-relative:page;" fillcolor="#FFFFFF" filled="t" stroked="f" coordsize="21600,21600" o:gfxdata="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0heJ03AAAAAsBAAAPAAAAAAAAAAEAIAAAACIAAABk&#10;cnMvZG93bnJldi54bWxQSwECFAAUAAAACACHTuJAgaZTNDsCAACIBAAADgAAAAAAAAABACAAAAAr&#10;AQAAZHJzL2Uyb0RvYy54bWxQSwUGAAAAAAYABgBZAQAA2AUAAAAA&#10;">
                <v:fill on="t" focussize="0,0"/>
                <v:stroke on="f"/>
                <v:imagedata o:title=""/>
                <o:lock v:ext="edit" aspectratio="f"/>
                <v:textbox inset="0mm,0mm,0mm,0mm" style="mso-fit-shape-to-text:t;">
                  <w:txbxContent>
                    <w:p w14:paraId="0A310F0D">
                      <w:pPr>
                        <w:pStyle w:val="33"/>
                        <w:jc w:val="center"/>
                      </w:pPr>
                      <w:bookmarkStart w:id="56" w:name="_Toc190183454"/>
                      <w:r>
                        <w:t xml:space="preserve">Figura </w:t>
                      </w:r>
                      <w:r>
                        <w:fldChar w:fldCharType="begin"/>
                      </w:r>
                      <w:r>
                        <w:instrText xml:space="preserve"> SEQ Figura \* ARABIC </w:instrText>
                      </w:r>
                      <w:r>
                        <w:fldChar w:fldCharType="separate"/>
                      </w:r>
                      <w:r>
                        <w:t>14</w:t>
                      </w:r>
                      <w:r>
                        <w:fldChar w:fldCharType="end"/>
                      </w:r>
                      <w:r>
                        <w:t xml:space="preserve"> - Distribuição de diagnósticos</w:t>
                      </w:r>
                      <w:bookmarkEnd w:id="56"/>
                    </w:p>
                    <w:p w14:paraId="171B0B1D">
                      <w:pPr>
                        <w:pStyle w:val="33"/>
                        <w:jc w:val="center"/>
                        <w:rPr>
                          <w:rFonts w:cs="Arial"/>
                        </w:rPr>
                      </w:pPr>
                      <w:r>
                        <w:t>Fonte: Elaborado pelo autor.</w:t>
                      </w:r>
                    </w:p>
                  </w:txbxContent>
                </v:textbox>
                <w10:wrap type="square"/>
              </v:shape>
            </w:pict>
          </mc:Fallback>
        </mc:AlternateContent>
      </w:r>
      <w: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4333875" cy="4572635"/>
            <wp:effectExtent l="0" t="0" r="9525" b="0"/>
            <wp:wrapSquare wrapText="bothSides"/>
            <wp:docPr id="7" name="Imagem 7" descr="https://lh7-rt.googleusercontent.com/docsz/AD_4nXdST5-7qKP6k6ZzBc8g-piJoJuiHVTJGRe8550XDNxDAH54krI7VTUimoEPtAPJsKvb9fjfSvpMAGe8iNHuG3A4KdjBeJmZpqIr3c6FTEyEJAuEQ7bxmt2Ihd1nNzJBo2l_SGzGEBHoaqKQQGbldtMslngE?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https://lh7-rt.googleusercontent.com/docsz/AD_4nXdST5-7qKP6k6ZzBc8g-piJoJuiHVTJGRe8550XDNxDAH54krI7VTUimoEPtAPJsKvb9fjfSvpMAGe8iNHuG3A4KdjBeJmZpqIr3c6FTEyEJAuEQ7bxmt2Ihd1nNzJBo2l_SGzGEBHoaqKQQGbldtMslngE?key=-ZMtZe9jw_NVgG0jm-ltt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333875" cy="4572635"/>
                    </a:xfrm>
                    <a:prstGeom prst="rect">
                      <a:avLst/>
                    </a:prstGeom>
                    <a:noFill/>
                  </pic:spPr>
                </pic:pic>
              </a:graphicData>
            </a:graphic>
          </wp:anchor>
        </w:drawing>
      </w:r>
    </w:p>
    <w:p w14:paraId="0E56C134">
      <w:pPr>
        <w:spacing w:before="240" w:after="240"/>
        <w:ind w:firstLine="1134"/>
      </w:pPr>
      <w:r>
        <w:t>Esse desbalanceamento afetou o desempenho do modelo de várias maneiras. Técnicas como o uso de pesos ajustados para as classes (1,8 para CNEPs e 1 para CE) foram aplicadas para mitigar o problema, mas não foram suficientes para compensar a diferença. Estratégias futuras podem incluir métodos mais robustos, como oversampling, data augmentation ou a coleta de novos dados para aumentar o número de amostras minoritárias.</w:t>
      </w:r>
    </w:p>
    <w:p w14:paraId="313EAC9A">
      <w:pPr>
        <w:spacing w:before="240" w:after="240"/>
        <w:ind w:firstLine="1134"/>
      </w:pPr>
      <w:r>
        <w:t>Outro ponto identificado foi a necessidade de reavaliar o dataset utilizado. A etapa de isolamento dos intervalos de crise não foi conduzida com a clareza necessária, o que pode ter introduzido inconsistências nos dados fornecidos ao modelo. Essa revisão é crucial para garantir que as características extraídas representem com precisão as condições analisadas.</w:t>
      </w:r>
    </w:p>
    <w:p w14:paraId="4C705913">
      <w:pPr>
        <w:spacing w:before="240" w:after="240"/>
        <w:ind w:firstLine="1134"/>
      </w:pPr>
      <w:r>
        <w:t>A escolha do modelo SVM mostrou-se adequada para lidar com dados de alta dimensionalidade, devido à sua capacidade de capturar padrões complexos. Contudo, sua natureza não paramétrica exige maior experimentação para ajustar os hiperparâmetros. Isso torna a análise mais desafiadora, especialmente em um contexto onde as características das classes são tão semelhantes, como demonstrado nos dados analisados.</w:t>
      </w:r>
    </w:p>
    <w:p w14:paraId="0D161289">
      <w:pPr>
        <w:spacing w:before="240" w:after="240"/>
        <w:ind w:firstLine="1134"/>
      </w:pPr>
      <w:r>
        <w:t>Apesar das limitações, o uso combinado da Transformada Wavelet Discreta (DWT) e do SVM ainda demonstra potencial significativo na diferenciação entre crises epilépticas e CNEPs. A DWT foi eficaz em destacar padrões temporais e frequenciais nos sinais EEG, mas ajustes no pré-processamento e uma melhor seleção de canais podem aprimorar a qualidade das características extraídas.</w:t>
      </w:r>
    </w:p>
    <w:p w14:paraId="22D1C313">
      <w:pPr>
        <w:spacing w:before="240" w:after="240"/>
        <w:ind w:firstLine="1134"/>
      </w:pPr>
      <w:r>
        <w:t>Em resumo, os resultados reforçam a necessidade de melhorias no balanceamento dos dados, no pré-processamento e na seleção das características mais relevantes. Com essas adaptações, espera-se que a abordagem seja cada vez mais eficaz na classificação automática de sinais EEG, oferecendo suporte ao diagnóstico diferencial de CE e CNEPs.</w:t>
      </w:r>
    </w:p>
    <w:p w14:paraId="6435774F">
      <w:pPr>
        <w:pStyle w:val="102"/>
      </w:pPr>
    </w:p>
    <w:p w14:paraId="722EEF82">
      <w:pPr>
        <w:pStyle w:val="102"/>
      </w:pPr>
    </w:p>
    <w:p w14:paraId="151BF181">
      <w:pPr>
        <w:pStyle w:val="102"/>
      </w:pPr>
    </w:p>
    <w:p w14:paraId="30796B15">
      <w:pPr>
        <w:pStyle w:val="102"/>
      </w:pPr>
    </w:p>
    <w:p w14:paraId="3D0DDACC">
      <w:pPr>
        <w:pStyle w:val="102"/>
      </w:pPr>
    </w:p>
    <w:p w14:paraId="4579F2F0">
      <w:pPr>
        <w:pStyle w:val="102"/>
      </w:pPr>
    </w:p>
    <w:p w14:paraId="0DA737F4">
      <w:pPr>
        <w:pStyle w:val="3"/>
        <w:numPr>
          <w:ilvl w:val="0"/>
          <w:numId w:val="5"/>
        </w:numPr>
      </w:pPr>
      <w:bookmarkStart w:id="44" w:name="_Toc190184190"/>
      <w:r>
        <w:t>Conclusão</w:t>
      </w:r>
      <w:bookmarkEnd w:id="44"/>
    </w:p>
    <w:p w14:paraId="4A81E46E">
      <w:r>
        <w:t>Este trabalho explorou a aplicação de aprendizado de máquina na análise de sinais oriundos de eletroencefalogramas (EEG) para diferenciar crises epilépticas (CE) de crises não epilépticas psicogênicas (CNEP). A metodologia proposta utilizou a Transformada de Wavelet Discreta (DWT) para extrair características relevantes dos sinais, gerando três bases de dados com diferentes intervalos de tempo de análise das crises e ajustes nos hiperparâmetros. Essas bases foram utilizadas no treinamento de um modelo de Máquinas de Vetores de Suporte (SVM), avaliando diferentes configurações de kernel.</w:t>
      </w:r>
    </w:p>
    <w:p w14:paraId="52623C64">
      <w:r>
        <w:t>O desbalanceamento da base de dados, com 70% das amostras correspondendo a CE e apenas 30% a CNEP, comprometeu a generalização do modelo, mesmo com a implementação de pesos para compensar essa diferença. Essa limitação foi mais evidente no dataset A, enquanto o dataset B apresentou um impacto menor, mas ainda relevante. Além disso, a falta de padronização na seleção dos intervalos de crise e na origem dos dados evidenciou a necessidade de maior uniformidade e precisão, apontando limitações na representatividade das características extraídas.</w:t>
      </w:r>
    </w:p>
    <w:p w14:paraId="11C281E1">
      <w:r>
        <w:t>Por outro lado, o treinamento do modelo utilizando o dataset C, que restringiu o intervalo de análise apenas ao período da crise e utilizou os hiperparâmetros relacionados às métricas mediaA5, mediaD5 e mediaD1, demonstrou resultados promissores, alcançando uma acurácia de 80% na diferenciação entre CE e CNEP. Esses resultados indicam que ajustes específicos na definição do intervalo de análise e na escolha das características podem melhorar significativamente o desempenho do modelo.</w:t>
      </w:r>
    </w:p>
    <w:p w14:paraId="2A04696E">
      <w:r>
        <w:t>O estudo demonstrou o potencial do uso combinado de SVM e DWT no desenvolvimento de ferramentas automatizadas para auxiliar o diagnóstico diferencial entre CE e CNEP. Entretanto, melhorias são essenciais para superar as limitações identificadas, como a ampliação da base de dados com novos exames da classe CNEP, a obtenção de informações confiáveis sobre o início e término das crises e o detalhamento das condições clínicas dos pacientes. Esses avanços são fundamentais para aprimorar a eficácia e a confiabilidade do modelo, viabilizando sua aplicação prática em contextos reais de saúde, com impacto direto na agilidade e precisão do diagnóstico.</w:t>
      </w:r>
    </w:p>
    <w:p w14:paraId="064D5B09">
      <w:r>
        <w:t>Este trabalho reforça o valor das tecnologias computacionais como ferramentas de apoio ao diagnóstico médico, especialmente em cenários onde a análise manual de sinais EEG é inviável. Com investimentos contínuos na qualidade dos dados e na validação prática, a abordagem proposta tem o potencial de se transformar em uma solução acessível e confiável para a diferenciação entre crises epilépticas e não epilépticas psicogênicas.</w:t>
      </w:r>
    </w:p>
    <w:p w14:paraId="631A4A81"/>
    <w:p w14:paraId="3AC116FB"/>
    <w:p w14:paraId="1C9B6E5B"/>
    <w:p w14:paraId="11E5645D"/>
    <w:p w14:paraId="28480C51"/>
    <w:p w14:paraId="6F0D52AB"/>
    <w:p w14:paraId="6D2962C1"/>
    <w:p w14:paraId="67BE7109"/>
    <w:p w14:paraId="100347E8"/>
    <w:p w14:paraId="68EA3664"/>
    <w:p w14:paraId="7C35937C"/>
    <w:p w14:paraId="2E67F13C"/>
    <w:p w14:paraId="649E67EE"/>
    <w:p w14:paraId="2C060D33"/>
    <w:p w14:paraId="51A71102"/>
    <w:p w14:paraId="24530F17"/>
    <w:p w14:paraId="114453CB"/>
    <w:p w14:paraId="5CC578A6">
      <w:pPr>
        <w:spacing w:line="276" w:lineRule="auto"/>
        <w:jc w:val="left"/>
      </w:pPr>
    </w:p>
    <w:p w14:paraId="5A1210F4">
      <w:pPr>
        <w:spacing w:line="276" w:lineRule="auto"/>
        <w:jc w:val="left"/>
      </w:pPr>
    </w:p>
    <w:p w14:paraId="0221523C">
      <w:pPr>
        <w:pStyle w:val="2"/>
        <w:spacing w:before="240" w:after="240" w:line="360" w:lineRule="auto"/>
      </w:pPr>
      <w:bookmarkStart w:id="45" w:name="_Toc190184191"/>
      <w:r>
        <w:t>Apêndice A: Análise Exploratória de um Canal</w:t>
      </w:r>
      <w:bookmarkEnd w:id="45"/>
    </w:p>
    <w:p w14:paraId="535C895C">
      <w:pPr>
        <w:spacing w:line="276" w:lineRule="auto"/>
        <w:jc w:val="left"/>
      </w:pPr>
    </w:p>
    <w:p w14:paraId="200E65CB">
      <w:pPr>
        <w:spacing w:line="276" w:lineRule="auto"/>
        <w:jc w:val="left"/>
      </w:pPr>
      <w:r>
        <w:t>Este notebook realiza uma análise exploratória dos dados de um único canal de EEG.</w:t>
      </w:r>
    </w:p>
    <w:p w14:paraId="6363DF48">
      <w:pPr>
        <w:spacing w:line="276" w:lineRule="auto"/>
        <w:jc w:val="left"/>
      </w:pPr>
    </w:p>
    <w:p w14:paraId="0979B263">
      <w:pPr>
        <w:spacing w:line="276" w:lineRule="auto"/>
        <w:jc w:val="left"/>
        <w:rPr>
          <w:lang w:val="en-US"/>
        </w:rPr>
      </w:pPr>
      <w:r>
        <w:rPr>
          <w:lang w:val="en-US"/>
        </w:rPr>
        <w:t>```python</w:t>
      </w:r>
    </w:p>
    <w:p w14:paraId="1CBD42A7">
      <w:pPr>
        <w:spacing w:line="276" w:lineRule="auto"/>
        <w:jc w:val="left"/>
        <w:rPr>
          <w:lang w:val="en-US"/>
        </w:rPr>
      </w:pPr>
      <w:r>
        <w:rPr>
          <w:lang w:val="en-US"/>
        </w:rPr>
        <w:t>import numpy as np</w:t>
      </w:r>
    </w:p>
    <w:p w14:paraId="23B2CD79">
      <w:pPr>
        <w:spacing w:line="276" w:lineRule="auto"/>
        <w:jc w:val="left"/>
        <w:rPr>
          <w:lang w:val="en-US"/>
        </w:rPr>
      </w:pPr>
      <w:r>
        <w:rPr>
          <w:lang w:val="en-US"/>
        </w:rPr>
        <w:t>import pandas as pd</w:t>
      </w:r>
    </w:p>
    <w:p w14:paraId="1D815567">
      <w:pPr>
        <w:spacing w:line="276" w:lineRule="auto"/>
        <w:jc w:val="left"/>
        <w:rPr>
          <w:lang w:val="en-US"/>
        </w:rPr>
      </w:pPr>
      <w:r>
        <w:rPr>
          <w:lang w:val="en-US"/>
        </w:rPr>
        <w:t>import matplotlib.pyplot as plt</w:t>
      </w:r>
    </w:p>
    <w:p w14:paraId="05B61DF9">
      <w:pPr>
        <w:spacing w:line="276" w:lineRule="auto"/>
        <w:jc w:val="left"/>
        <w:rPr>
          <w:lang w:val="en-US"/>
        </w:rPr>
      </w:pPr>
      <w:r>
        <w:rPr>
          <w:lang w:val="en-US"/>
        </w:rPr>
        <w:t>from scipy.signal import welch</w:t>
      </w:r>
    </w:p>
    <w:p w14:paraId="36A88CDC">
      <w:pPr>
        <w:spacing w:line="276" w:lineRule="auto"/>
        <w:jc w:val="left"/>
        <w:rPr>
          <w:lang w:val="en-US"/>
        </w:rPr>
      </w:pPr>
      <w:r>
        <w:rPr>
          <w:lang w:val="en-US"/>
        </w:rPr>
        <w:t>from scipy.fft import fft, fftfreq</w:t>
      </w:r>
    </w:p>
    <w:p w14:paraId="7B309E9F">
      <w:pPr>
        <w:spacing w:line="276" w:lineRule="auto"/>
        <w:jc w:val="left"/>
        <w:rPr>
          <w:lang w:val="en-US"/>
        </w:rPr>
      </w:pPr>
    </w:p>
    <w:p w14:paraId="13423DA3">
      <w:pPr>
        <w:spacing w:line="276" w:lineRule="auto"/>
        <w:jc w:val="left"/>
      </w:pPr>
      <w:r>
        <w:t># Carregar os dados</w:t>
      </w:r>
    </w:p>
    <w:p w14:paraId="6F436410">
      <w:pPr>
        <w:spacing w:line="276" w:lineRule="auto"/>
        <w:jc w:val="left"/>
      </w:pPr>
      <w:r>
        <w:t>data = pd.read_csv('path_to_your_data.csv')</w:t>
      </w:r>
    </w:p>
    <w:p w14:paraId="0762AF74">
      <w:pPr>
        <w:spacing w:line="276" w:lineRule="auto"/>
        <w:jc w:val="left"/>
      </w:pPr>
      <w:r>
        <w:t>channel_data = data['channel_name']</w:t>
      </w:r>
    </w:p>
    <w:p w14:paraId="6FF1AF82">
      <w:pPr>
        <w:spacing w:line="276" w:lineRule="auto"/>
        <w:jc w:val="left"/>
      </w:pPr>
    </w:p>
    <w:p w14:paraId="25E6FB2D">
      <w:pPr>
        <w:spacing w:line="276" w:lineRule="auto"/>
        <w:jc w:val="left"/>
      </w:pPr>
      <w:r>
        <w:t># Visualizar os primeiros dados</w:t>
      </w:r>
    </w:p>
    <w:p w14:paraId="293EA505">
      <w:pPr>
        <w:spacing w:line="276" w:lineRule="auto"/>
        <w:jc w:val="left"/>
      </w:pPr>
      <w:r>
        <w:t>channel_data.head()</w:t>
      </w:r>
    </w:p>
    <w:p w14:paraId="634D8915">
      <w:pPr>
        <w:spacing w:line="276" w:lineRule="auto"/>
        <w:jc w:val="left"/>
      </w:pPr>
    </w:p>
    <w:p w14:paraId="3090C36C">
      <w:pPr>
        <w:spacing w:line="276" w:lineRule="auto"/>
        <w:jc w:val="left"/>
      </w:pPr>
      <w:r>
        <w:t># Plotar os dados do canal</w:t>
      </w:r>
    </w:p>
    <w:p w14:paraId="3CA5C314">
      <w:pPr>
        <w:spacing w:line="276" w:lineRule="auto"/>
        <w:jc w:val="left"/>
        <w:rPr>
          <w:lang w:val="en-US"/>
        </w:rPr>
      </w:pPr>
      <w:r>
        <w:rPr>
          <w:lang w:val="en-US"/>
        </w:rPr>
        <w:t>plt.figure(figsize=(10, 4))</w:t>
      </w:r>
    </w:p>
    <w:p w14:paraId="3E399CA0">
      <w:pPr>
        <w:spacing w:line="276" w:lineRule="auto"/>
        <w:jc w:val="left"/>
        <w:rPr>
          <w:lang w:val="en-US"/>
        </w:rPr>
      </w:pPr>
      <w:r>
        <w:rPr>
          <w:lang w:val="en-US"/>
        </w:rPr>
        <w:t>plt.plot(channel_data)</w:t>
      </w:r>
    </w:p>
    <w:p w14:paraId="433A6F1B">
      <w:pPr>
        <w:spacing w:line="276" w:lineRule="auto"/>
        <w:jc w:val="left"/>
      </w:pPr>
      <w:r>
        <w:t>plt.title('Dados do Canal')</w:t>
      </w:r>
    </w:p>
    <w:p w14:paraId="33C53580">
      <w:pPr>
        <w:spacing w:line="276" w:lineRule="auto"/>
        <w:jc w:val="left"/>
        <w:rPr>
          <w:lang w:val="es-ES"/>
        </w:rPr>
      </w:pPr>
      <w:r>
        <w:rPr>
          <w:lang w:val="es-ES"/>
        </w:rPr>
        <w:t>plt.xlabel('Tempo')</w:t>
      </w:r>
    </w:p>
    <w:p w14:paraId="2FA24F69">
      <w:pPr>
        <w:spacing w:line="276" w:lineRule="auto"/>
        <w:jc w:val="left"/>
        <w:rPr>
          <w:lang w:val="es-ES"/>
        </w:rPr>
      </w:pPr>
      <w:r>
        <w:rPr>
          <w:lang w:val="es-ES"/>
        </w:rPr>
        <w:t>plt.ylabel('Amplitude')</w:t>
      </w:r>
    </w:p>
    <w:p w14:paraId="00CD35CE">
      <w:pPr>
        <w:spacing w:line="276" w:lineRule="auto"/>
        <w:jc w:val="left"/>
        <w:rPr>
          <w:lang w:val="en-US"/>
        </w:rPr>
      </w:pPr>
      <w:r>
        <w:rPr>
          <w:lang w:val="en-US"/>
        </w:rPr>
        <w:t>plt.show()</w:t>
      </w:r>
    </w:p>
    <w:p w14:paraId="5B95DE53">
      <w:pPr>
        <w:spacing w:line="276" w:lineRule="auto"/>
        <w:jc w:val="left"/>
        <w:rPr>
          <w:lang w:val="en-US"/>
        </w:rPr>
      </w:pPr>
    </w:p>
    <w:p w14:paraId="1F7F02BA">
      <w:pPr>
        <w:spacing w:line="276" w:lineRule="auto"/>
        <w:jc w:val="left"/>
      </w:pPr>
      <w:r>
        <w:t># Calcular a densidade espectral de potência</w:t>
      </w:r>
    </w:p>
    <w:p w14:paraId="66986013">
      <w:pPr>
        <w:spacing w:line="276" w:lineRule="auto"/>
        <w:jc w:val="left"/>
        <w:rPr>
          <w:lang w:val="en-US"/>
        </w:rPr>
      </w:pPr>
      <w:r>
        <w:rPr>
          <w:lang w:val="en-US"/>
        </w:rPr>
        <w:t>f, Pxx_den = welch(channel_data, fs=256, nperseg=1024)</w:t>
      </w:r>
    </w:p>
    <w:p w14:paraId="7EAAB62E">
      <w:pPr>
        <w:spacing w:line="276" w:lineRule="auto"/>
        <w:jc w:val="left"/>
        <w:rPr>
          <w:lang w:val="en-US"/>
        </w:rPr>
      </w:pPr>
      <w:r>
        <w:rPr>
          <w:lang w:val="en-US"/>
        </w:rPr>
        <w:t>plt.figure(figsize=(10, 4))</w:t>
      </w:r>
    </w:p>
    <w:p w14:paraId="761BF785">
      <w:pPr>
        <w:spacing w:line="276" w:lineRule="auto"/>
        <w:jc w:val="left"/>
        <w:rPr>
          <w:lang w:val="en-US"/>
        </w:rPr>
      </w:pPr>
      <w:r>
        <w:rPr>
          <w:lang w:val="en-US"/>
        </w:rPr>
        <w:t>plt.semilogy(f, Pxx_den)</w:t>
      </w:r>
    </w:p>
    <w:p w14:paraId="29F3B06A">
      <w:pPr>
        <w:spacing w:line="276" w:lineRule="auto"/>
        <w:jc w:val="left"/>
      </w:pPr>
      <w:r>
        <w:t>plt.title('Densidade Espectral de Potência')</w:t>
      </w:r>
    </w:p>
    <w:p w14:paraId="04C3992B">
      <w:pPr>
        <w:spacing w:line="276" w:lineRule="auto"/>
        <w:jc w:val="left"/>
      </w:pPr>
      <w:r>
        <w:t>plt.xlabel('Frequência [Hz]')</w:t>
      </w:r>
    </w:p>
    <w:p w14:paraId="5ED7C51C">
      <w:pPr>
        <w:spacing w:line="276" w:lineRule="auto"/>
        <w:jc w:val="left"/>
      </w:pPr>
      <w:r>
        <w:t>plt.ylabel('Densidade Espectral de Potência')</w:t>
      </w:r>
    </w:p>
    <w:p w14:paraId="16B1AFBF">
      <w:pPr>
        <w:spacing w:line="276" w:lineRule="auto"/>
        <w:jc w:val="left"/>
        <w:rPr>
          <w:lang w:val="en-US"/>
        </w:rPr>
      </w:pPr>
      <w:r>
        <w:rPr>
          <w:lang w:val="en-US"/>
        </w:rPr>
        <w:t>plt.show()</w:t>
      </w:r>
    </w:p>
    <w:p w14:paraId="39AFED6E">
      <w:pPr>
        <w:spacing w:line="276" w:lineRule="auto"/>
        <w:jc w:val="left"/>
        <w:rPr>
          <w:lang w:val="en-US"/>
        </w:rPr>
      </w:pPr>
    </w:p>
    <w:p w14:paraId="2D3473E6">
      <w:pPr>
        <w:spacing w:line="276" w:lineRule="auto"/>
        <w:jc w:val="left"/>
        <w:rPr>
          <w:lang w:val="en-US"/>
        </w:rPr>
      </w:pPr>
      <w:r>
        <w:rPr>
          <w:lang w:val="en-US"/>
        </w:rPr>
        <w:t># Calcular a FFT</w:t>
      </w:r>
    </w:p>
    <w:p w14:paraId="504EF75A">
      <w:pPr>
        <w:spacing w:line="276" w:lineRule="auto"/>
        <w:jc w:val="left"/>
        <w:rPr>
          <w:lang w:val="en-US"/>
        </w:rPr>
      </w:pPr>
      <w:r>
        <w:rPr>
          <w:lang w:val="en-US"/>
        </w:rPr>
        <w:t>N = len(channel_data)</w:t>
      </w:r>
    </w:p>
    <w:p w14:paraId="00740566">
      <w:pPr>
        <w:spacing w:line="276" w:lineRule="auto"/>
        <w:jc w:val="left"/>
        <w:rPr>
          <w:lang w:val="fr-FR"/>
        </w:rPr>
      </w:pPr>
      <w:r>
        <w:rPr>
          <w:lang w:val="fr-FR"/>
        </w:rPr>
        <w:t>T = 1.0 / 256.0</w:t>
      </w:r>
    </w:p>
    <w:p w14:paraId="7DFFDB64">
      <w:pPr>
        <w:spacing w:line="276" w:lineRule="auto"/>
        <w:jc w:val="left"/>
        <w:rPr>
          <w:lang w:val="fr-FR"/>
        </w:rPr>
      </w:pPr>
      <w:r>
        <w:rPr>
          <w:lang w:val="fr-FR"/>
        </w:rPr>
        <w:t>yf = fft(channel_data)</w:t>
      </w:r>
    </w:p>
    <w:p w14:paraId="5B907427">
      <w:pPr>
        <w:spacing w:line="276" w:lineRule="auto"/>
        <w:jc w:val="left"/>
        <w:rPr>
          <w:lang w:val="fr-FR"/>
        </w:rPr>
      </w:pPr>
      <w:r>
        <w:rPr>
          <w:lang w:val="fr-FR"/>
        </w:rPr>
        <w:t>xf = fftfreq(N, T)[:N//2]</w:t>
      </w:r>
    </w:p>
    <w:p w14:paraId="4FC4E60A">
      <w:pPr>
        <w:spacing w:line="276" w:lineRule="auto"/>
        <w:jc w:val="left"/>
        <w:rPr>
          <w:lang w:val="fr-FR"/>
        </w:rPr>
      </w:pPr>
      <w:r>
        <w:rPr>
          <w:lang w:val="fr-FR"/>
        </w:rPr>
        <w:t>plt.figure(figsize=(10, 4))</w:t>
      </w:r>
    </w:p>
    <w:p w14:paraId="4FBA00B9">
      <w:pPr>
        <w:spacing w:line="276" w:lineRule="auto"/>
        <w:jc w:val="left"/>
        <w:rPr>
          <w:lang w:val="fr-FR"/>
        </w:rPr>
      </w:pPr>
      <w:r>
        <w:rPr>
          <w:lang w:val="fr-FR"/>
        </w:rPr>
        <w:t>plt.plot(xf, 2.0/N * np.abs(yf[0:N//2]))</w:t>
      </w:r>
    </w:p>
    <w:p w14:paraId="2DBA930C">
      <w:pPr>
        <w:spacing w:line="276" w:lineRule="auto"/>
        <w:jc w:val="left"/>
      </w:pPr>
      <w:r>
        <w:t>plt.title('Transformada Rápida de Fourier (FFT)')</w:t>
      </w:r>
    </w:p>
    <w:p w14:paraId="69A80507">
      <w:pPr>
        <w:spacing w:line="276" w:lineRule="auto"/>
        <w:jc w:val="left"/>
      </w:pPr>
      <w:r>
        <w:t>plt.xlabel('Frequência [Hz]')</w:t>
      </w:r>
    </w:p>
    <w:p w14:paraId="6DD5DD4B">
      <w:pPr>
        <w:spacing w:line="276" w:lineRule="auto"/>
        <w:jc w:val="left"/>
        <w:rPr>
          <w:lang w:val="en-US"/>
        </w:rPr>
      </w:pPr>
      <w:r>
        <w:rPr>
          <w:lang w:val="en-US"/>
        </w:rPr>
        <w:t>plt.ylabel('Amplitude')</w:t>
      </w:r>
    </w:p>
    <w:p w14:paraId="40977AD6">
      <w:pPr>
        <w:spacing w:line="276" w:lineRule="auto"/>
        <w:jc w:val="left"/>
        <w:rPr>
          <w:lang w:val="en-US"/>
        </w:rPr>
      </w:pPr>
      <w:r>
        <w:rPr>
          <w:lang w:val="en-US"/>
        </w:rPr>
        <w:t>plt.show()</w:t>
      </w:r>
    </w:p>
    <w:p w14:paraId="0E502F80">
      <w:pPr>
        <w:spacing w:line="276" w:lineRule="auto"/>
        <w:jc w:val="left"/>
        <w:rPr>
          <w:lang w:val="en-US"/>
        </w:rPr>
      </w:pPr>
    </w:p>
    <w:p w14:paraId="353AE71D">
      <w:pPr>
        <w:spacing w:line="276" w:lineRule="auto"/>
        <w:jc w:val="left"/>
        <w:rPr>
          <w:lang w:val="en-US"/>
        </w:rPr>
      </w:pPr>
    </w:p>
    <w:p w14:paraId="2FC1246B">
      <w:pPr>
        <w:spacing w:line="276" w:lineRule="auto"/>
        <w:jc w:val="left"/>
        <w:rPr>
          <w:lang w:val="en-US"/>
        </w:rPr>
      </w:pPr>
    </w:p>
    <w:p w14:paraId="1F9EF164">
      <w:pPr>
        <w:spacing w:line="276" w:lineRule="auto"/>
        <w:jc w:val="left"/>
        <w:rPr>
          <w:lang w:val="en-US"/>
        </w:rPr>
      </w:pPr>
    </w:p>
    <w:p w14:paraId="2F9F5EF9">
      <w:pPr>
        <w:spacing w:line="276" w:lineRule="auto"/>
        <w:jc w:val="left"/>
        <w:rPr>
          <w:lang w:val="en-US"/>
        </w:rPr>
      </w:pPr>
    </w:p>
    <w:p w14:paraId="100B418A">
      <w:pPr>
        <w:spacing w:line="276" w:lineRule="auto"/>
        <w:jc w:val="left"/>
        <w:rPr>
          <w:lang w:val="en-US"/>
        </w:rPr>
      </w:pPr>
    </w:p>
    <w:p w14:paraId="1ADDFEC3">
      <w:pPr>
        <w:spacing w:line="276" w:lineRule="auto"/>
        <w:jc w:val="left"/>
        <w:rPr>
          <w:lang w:val="en-US"/>
        </w:rPr>
      </w:pPr>
    </w:p>
    <w:p w14:paraId="51833816">
      <w:pPr>
        <w:pStyle w:val="2"/>
        <w:spacing w:before="240" w:after="240" w:line="360" w:lineRule="auto"/>
      </w:pPr>
      <w:bookmarkStart w:id="46" w:name="_Toc190184192"/>
      <w:r>
        <w:t>Apêndice B: SVM</w:t>
      </w:r>
      <w:bookmarkEnd w:id="46"/>
    </w:p>
    <w:p w14:paraId="320B7524">
      <w:pPr>
        <w:spacing w:line="276" w:lineRule="auto"/>
        <w:jc w:val="left"/>
      </w:pPr>
      <w:r>
        <w:t>Este notebook implementa uma Máquina de Vetores de Suporte (SVM) para classificação de sinais de EEG.</w:t>
      </w:r>
    </w:p>
    <w:p w14:paraId="7C99B50D">
      <w:pPr>
        <w:spacing w:line="276" w:lineRule="auto"/>
        <w:jc w:val="left"/>
      </w:pPr>
    </w:p>
    <w:p w14:paraId="2FC39ECC">
      <w:pPr>
        <w:spacing w:line="276" w:lineRule="auto"/>
        <w:jc w:val="left"/>
        <w:rPr>
          <w:lang w:val="en-US"/>
        </w:rPr>
      </w:pPr>
      <w:r>
        <w:rPr>
          <w:lang w:val="en-US"/>
        </w:rPr>
        <w:t>```python</w:t>
      </w:r>
    </w:p>
    <w:p w14:paraId="7EAFC150">
      <w:pPr>
        <w:spacing w:line="276" w:lineRule="auto"/>
        <w:jc w:val="left"/>
        <w:rPr>
          <w:lang w:val="en-US"/>
        </w:rPr>
      </w:pPr>
      <w:r>
        <w:rPr>
          <w:lang w:val="en-US"/>
        </w:rPr>
        <w:t>import numpy as np</w:t>
      </w:r>
    </w:p>
    <w:p w14:paraId="379805A9">
      <w:pPr>
        <w:spacing w:line="276" w:lineRule="auto"/>
        <w:jc w:val="left"/>
        <w:rPr>
          <w:lang w:val="en-US"/>
        </w:rPr>
      </w:pPr>
      <w:r>
        <w:rPr>
          <w:lang w:val="en-US"/>
        </w:rPr>
        <w:t>import pandas as pd</w:t>
      </w:r>
    </w:p>
    <w:p w14:paraId="5E1DF7F0">
      <w:pPr>
        <w:spacing w:line="276" w:lineRule="auto"/>
        <w:jc w:val="left"/>
        <w:rPr>
          <w:lang w:val="en-US"/>
        </w:rPr>
      </w:pPr>
      <w:r>
        <w:rPr>
          <w:lang w:val="en-US"/>
        </w:rPr>
        <w:t>from sklearn.model_selection import train_test_split</w:t>
      </w:r>
    </w:p>
    <w:p w14:paraId="3EBDA055">
      <w:pPr>
        <w:spacing w:line="276" w:lineRule="auto"/>
        <w:jc w:val="left"/>
        <w:rPr>
          <w:lang w:val="en-US"/>
        </w:rPr>
      </w:pPr>
      <w:r>
        <w:rPr>
          <w:lang w:val="en-US"/>
        </w:rPr>
        <w:t>from sklearn.svm import SVC</w:t>
      </w:r>
    </w:p>
    <w:p w14:paraId="0BBCB72C">
      <w:pPr>
        <w:spacing w:line="276" w:lineRule="auto"/>
        <w:jc w:val="left"/>
        <w:rPr>
          <w:lang w:val="en-US"/>
        </w:rPr>
      </w:pPr>
      <w:r>
        <w:rPr>
          <w:lang w:val="en-US"/>
        </w:rPr>
        <w:t>from sklearn.metrics import accuracy_score, classification_report, confusion_matrix</w:t>
      </w:r>
    </w:p>
    <w:p w14:paraId="61CBC1BD">
      <w:pPr>
        <w:spacing w:line="276" w:lineRule="auto"/>
        <w:jc w:val="left"/>
        <w:rPr>
          <w:lang w:val="en-US"/>
        </w:rPr>
      </w:pPr>
    </w:p>
    <w:p w14:paraId="60D456AF">
      <w:pPr>
        <w:spacing w:line="276" w:lineRule="auto"/>
        <w:jc w:val="left"/>
        <w:rPr>
          <w:lang w:val="en-US"/>
        </w:rPr>
      </w:pPr>
      <w:r>
        <w:rPr>
          <w:lang w:val="en-US"/>
        </w:rPr>
        <w:t># Carregar os dados</w:t>
      </w:r>
    </w:p>
    <w:p w14:paraId="4D0E6E69">
      <w:pPr>
        <w:spacing w:line="276" w:lineRule="auto"/>
        <w:jc w:val="left"/>
        <w:rPr>
          <w:lang w:val="en-US"/>
        </w:rPr>
      </w:pPr>
      <w:r>
        <w:rPr>
          <w:lang w:val="en-US"/>
        </w:rPr>
        <w:t>data = pd.read_csv('path_to_your_data.csv')</w:t>
      </w:r>
    </w:p>
    <w:p w14:paraId="3DAE8F22">
      <w:pPr>
        <w:spacing w:line="276" w:lineRule="auto"/>
        <w:jc w:val="left"/>
        <w:rPr>
          <w:lang w:val="en-US"/>
        </w:rPr>
      </w:pPr>
      <w:r>
        <w:rPr>
          <w:lang w:val="en-US"/>
        </w:rPr>
        <w:t>X = data.drop('label', axis=1)</w:t>
      </w:r>
    </w:p>
    <w:p w14:paraId="6CB5CEC9">
      <w:pPr>
        <w:spacing w:line="276" w:lineRule="auto"/>
        <w:jc w:val="left"/>
        <w:rPr>
          <w:lang w:val="en-US"/>
        </w:rPr>
      </w:pPr>
      <w:r>
        <w:rPr>
          <w:lang w:val="en-US"/>
        </w:rPr>
        <w:t>y = data['label']</w:t>
      </w:r>
    </w:p>
    <w:p w14:paraId="15CAE125">
      <w:pPr>
        <w:spacing w:line="276" w:lineRule="auto"/>
        <w:jc w:val="left"/>
        <w:rPr>
          <w:lang w:val="en-US"/>
        </w:rPr>
      </w:pPr>
    </w:p>
    <w:p w14:paraId="232C001D">
      <w:pPr>
        <w:spacing w:line="276" w:lineRule="auto"/>
        <w:jc w:val="left"/>
      </w:pPr>
      <w:r>
        <w:t># Dividir os dados em treino e teste</w:t>
      </w:r>
    </w:p>
    <w:p w14:paraId="6A0D30CC">
      <w:pPr>
        <w:spacing w:line="276" w:lineRule="auto"/>
        <w:jc w:val="left"/>
        <w:rPr>
          <w:lang w:val="en-US"/>
        </w:rPr>
      </w:pPr>
      <w:r>
        <w:rPr>
          <w:lang w:val="en-US"/>
        </w:rPr>
        <w:t>X_train, X_test, y_train, y_test = train_test_split(X, y, test_size=0.2, random_state=42)</w:t>
      </w:r>
    </w:p>
    <w:p w14:paraId="17160144">
      <w:pPr>
        <w:spacing w:line="276" w:lineRule="auto"/>
        <w:jc w:val="left"/>
        <w:rPr>
          <w:lang w:val="en-US"/>
        </w:rPr>
      </w:pPr>
    </w:p>
    <w:p w14:paraId="423B4A8C">
      <w:pPr>
        <w:spacing w:line="276" w:lineRule="auto"/>
        <w:jc w:val="left"/>
      </w:pPr>
      <w:r>
        <w:t># Treinar o modelo SVM</w:t>
      </w:r>
    </w:p>
    <w:p w14:paraId="77A7A337">
      <w:pPr>
        <w:spacing w:line="276" w:lineRule="auto"/>
        <w:jc w:val="left"/>
      </w:pPr>
      <w:r>
        <w:t>svm_model = SVC(kernel='linear')</w:t>
      </w:r>
    </w:p>
    <w:p w14:paraId="752D6452">
      <w:pPr>
        <w:spacing w:line="276" w:lineRule="auto"/>
        <w:jc w:val="left"/>
        <w:rPr>
          <w:lang w:val="fr-FR"/>
        </w:rPr>
      </w:pPr>
      <w:r>
        <w:rPr>
          <w:lang w:val="fr-FR"/>
        </w:rPr>
        <w:t>svm_model.fit(X_train, y_train)</w:t>
      </w:r>
    </w:p>
    <w:p w14:paraId="696E9AFE">
      <w:pPr>
        <w:spacing w:line="276" w:lineRule="auto"/>
        <w:jc w:val="left"/>
        <w:rPr>
          <w:lang w:val="fr-FR"/>
        </w:rPr>
      </w:pPr>
    </w:p>
    <w:p w14:paraId="533CF031">
      <w:pPr>
        <w:spacing w:line="276" w:lineRule="auto"/>
        <w:jc w:val="left"/>
        <w:rPr>
          <w:lang w:val="en-US"/>
        </w:rPr>
      </w:pPr>
      <w:r>
        <w:rPr>
          <w:lang w:val="en-US"/>
        </w:rPr>
        <w:t># Fazer previsões</w:t>
      </w:r>
    </w:p>
    <w:p w14:paraId="63D7738C">
      <w:pPr>
        <w:spacing w:line="276" w:lineRule="auto"/>
        <w:jc w:val="left"/>
        <w:rPr>
          <w:lang w:val="en-US"/>
        </w:rPr>
      </w:pPr>
      <w:r>
        <w:rPr>
          <w:lang w:val="en-US"/>
        </w:rPr>
        <w:t>y_pred = svm_model.predict(X_test)</w:t>
      </w:r>
    </w:p>
    <w:p w14:paraId="5B78A357">
      <w:pPr>
        <w:spacing w:line="276" w:lineRule="auto"/>
        <w:jc w:val="left"/>
        <w:rPr>
          <w:lang w:val="en-US"/>
        </w:rPr>
      </w:pPr>
    </w:p>
    <w:p w14:paraId="3E1F2682">
      <w:pPr>
        <w:spacing w:line="276" w:lineRule="auto"/>
        <w:jc w:val="left"/>
        <w:rPr>
          <w:lang w:val="en-US"/>
        </w:rPr>
      </w:pPr>
      <w:r>
        <w:rPr>
          <w:lang w:val="en-US"/>
        </w:rPr>
        <w:t># Avaliar o modelo</w:t>
      </w:r>
    </w:p>
    <w:p w14:paraId="4C152444">
      <w:pPr>
        <w:spacing w:line="276" w:lineRule="auto"/>
        <w:jc w:val="left"/>
        <w:rPr>
          <w:lang w:val="en-US"/>
        </w:rPr>
      </w:pPr>
      <w:r>
        <w:rPr>
          <w:lang w:val="en-US"/>
        </w:rPr>
        <w:t>accuracy = accuracy_score(y_test, y_pred)</w:t>
      </w:r>
    </w:p>
    <w:p w14:paraId="621D12C7">
      <w:pPr>
        <w:spacing w:line="276" w:lineRule="auto"/>
        <w:jc w:val="left"/>
        <w:rPr>
          <w:lang w:val="en-US"/>
        </w:rPr>
      </w:pPr>
      <w:r>
        <w:rPr>
          <w:lang w:val="en-US"/>
        </w:rPr>
        <w:t>report = classification_report(y_test, y_pred)</w:t>
      </w:r>
    </w:p>
    <w:p w14:paraId="1066407A">
      <w:pPr>
        <w:spacing w:line="276" w:lineRule="auto"/>
        <w:jc w:val="left"/>
        <w:rPr>
          <w:lang w:val="en-US"/>
        </w:rPr>
      </w:pPr>
      <w:r>
        <w:rPr>
          <w:lang w:val="en-US"/>
        </w:rPr>
        <w:t>conf_matrix = confusion_matrix(y_test, y_pred)</w:t>
      </w:r>
    </w:p>
    <w:p w14:paraId="3DC4362D">
      <w:pPr>
        <w:spacing w:line="276" w:lineRule="auto"/>
        <w:jc w:val="left"/>
        <w:rPr>
          <w:lang w:val="en-US"/>
        </w:rPr>
      </w:pPr>
    </w:p>
    <w:p w14:paraId="2B5F3C7B">
      <w:pPr>
        <w:spacing w:line="276" w:lineRule="auto"/>
        <w:jc w:val="left"/>
      </w:pPr>
      <w:r>
        <w:t>print('Acurácia:', accuracy)</w:t>
      </w:r>
    </w:p>
    <w:p w14:paraId="7FA0163E">
      <w:pPr>
        <w:spacing w:line="276" w:lineRule="auto"/>
        <w:jc w:val="left"/>
      </w:pPr>
      <w:r>
        <w:t>print('Relatório de Classificação:\\n', report)</w:t>
      </w:r>
    </w:p>
    <w:p w14:paraId="3B824761">
      <w:pPr>
        <w:spacing w:line="276" w:lineRule="auto"/>
        <w:jc w:val="left"/>
      </w:pPr>
      <w:r>
        <w:t>print('Matriz de Confusão:\\n', conf_matrix)</w:t>
      </w:r>
    </w:p>
    <w:p w14:paraId="0FF91BA6">
      <w:pPr>
        <w:spacing w:line="276" w:lineRule="auto"/>
        <w:jc w:val="left"/>
      </w:pPr>
    </w:p>
    <w:p w14:paraId="62A666C0">
      <w:pPr>
        <w:spacing w:line="276" w:lineRule="auto"/>
        <w:jc w:val="left"/>
      </w:pPr>
    </w:p>
    <w:p w14:paraId="24C0BD7A">
      <w:pPr>
        <w:spacing w:line="276" w:lineRule="auto"/>
        <w:jc w:val="left"/>
      </w:pPr>
    </w:p>
    <w:p w14:paraId="1131B01D">
      <w:pPr>
        <w:spacing w:line="276" w:lineRule="auto"/>
        <w:jc w:val="left"/>
      </w:pPr>
    </w:p>
    <w:p w14:paraId="3A3E0441">
      <w:pPr>
        <w:spacing w:line="276" w:lineRule="auto"/>
        <w:jc w:val="left"/>
      </w:pPr>
    </w:p>
    <w:p w14:paraId="78360288">
      <w:pPr>
        <w:spacing w:line="276" w:lineRule="auto"/>
        <w:jc w:val="left"/>
      </w:pPr>
    </w:p>
    <w:p w14:paraId="4B0C2234">
      <w:pPr>
        <w:spacing w:line="276" w:lineRule="auto"/>
        <w:jc w:val="left"/>
      </w:pPr>
    </w:p>
    <w:p w14:paraId="2B88F60A">
      <w:pPr>
        <w:spacing w:line="276" w:lineRule="auto"/>
        <w:jc w:val="left"/>
      </w:pPr>
    </w:p>
    <w:p w14:paraId="4053AC9C">
      <w:pPr>
        <w:spacing w:line="276" w:lineRule="auto"/>
        <w:jc w:val="left"/>
      </w:pPr>
    </w:p>
    <w:p w14:paraId="6511A161">
      <w:pPr>
        <w:spacing w:line="276" w:lineRule="auto"/>
        <w:jc w:val="left"/>
      </w:pPr>
    </w:p>
    <w:p w14:paraId="7068F5BB">
      <w:pPr>
        <w:spacing w:line="276" w:lineRule="auto"/>
        <w:jc w:val="left"/>
      </w:pPr>
    </w:p>
    <w:p w14:paraId="05A7EB91">
      <w:pPr>
        <w:spacing w:line="276" w:lineRule="auto"/>
        <w:jc w:val="left"/>
      </w:pPr>
    </w:p>
    <w:p w14:paraId="1604CB0E">
      <w:pPr>
        <w:spacing w:line="276" w:lineRule="auto"/>
        <w:jc w:val="left"/>
      </w:pPr>
    </w:p>
    <w:p w14:paraId="50EEA676">
      <w:pPr>
        <w:spacing w:line="276" w:lineRule="auto"/>
        <w:jc w:val="left"/>
      </w:pPr>
    </w:p>
    <w:p w14:paraId="6E74D68E">
      <w:pPr>
        <w:spacing w:line="276" w:lineRule="auto"/>
        <w:jc w:val="left"/>
      </w:pPr>
    </w:p>
    <w:p w14:paraId="1357EFB0">
      <w:pPr>
        <w:spacing w:line="276" w:lineRule="auto"/>
        <w:jc w:val="left"/>
      </w:pPr>
    </w:p>
    <w:p w14:paraId="2F92EE35">
      <w:pPr>
        <w:spacing w:line="276" w:lineRule="auto"/>
        <w:jc w:val="left"/>
      </w:pPr>
    </w:p>
    <w:p w14:paraId="32C934BB">
      <w:pPr>
        <w:spacing w:line="276" w:lineRule="auto"/>
        <w:jc w:val="left"/>
      </w:pPr>
    </w:p>
    <w:p w14:paraId="6BF8BCBA">
      <w:pPr>
        <w:spacing w:line="276" w:lineRule="auto"/>
        <w:jc w:val="left"/>
      </w:pPr>
    </w:p>
    <w:p w14:paraId="406D20C2">
      <w:pPr>
        <w:spacing w:line="276" w:lineRule="auto"/>
        <w:jc w:val="left"/>
      </w:pPr>
    </w:p>
    <w:p w14:paraId="358E8F9D">
      <w:pPr>
        <w:pStyle w:val="2"/>
        <w:spacing w:before="240" w:after="240" w:line="360" w:lineRule="auto"/>
      </w:pPr>
      <w:bookmarkStart w:id="47" w:name="_Toc190184193"/>
      <w:r>
        <w:t>Apêndice C: Análise Exploratória do Dataset</w:t>
      </w:r>
      <w:bookmarkEnd w:id="47"/>
    </w:p>
    <w:p w14:paraId="39284B68">
      <w:pPr>
        <w:spacing w:line="276" w:lineRule="auto"/>
        <w:jc w:val="left"/>
      </w:pPr>
      <w:r>
        <w:t>Este notebook realiza uma análise exploratória completa do dataset de EEG.</w:t>
      </w:r>
    </w:p>
    <w:p w14:paraId="59E1B8A9">
      <w:pPr>
        <w:spacing w:line="276" w:lineRule="auto"/>
        <w:jc w:val="left"/>
      </w:pPr>
    </w:p>
    <w:p w14:paraId="43760A1B">
      <w:pPr>
        <w:spacing w:line="276" w:lineRule="auto"/>
        <w:jc w:val="left"/>
        <w:rPr>
          <w:lang w:val="en-US"/>
        </w:rPr>
      </w:pPr>
      <w:r>
        <w:rPr>
          <w:lang w:val="en-US"/>
        </w:rPr>
        <w:t>```python</w:t>
      </w:r>
    </w:p>
    <w:p w14:paraId="226E7811">
      <w:pPr>
        <w:spacing w:line="276" w:lineRule="auto"/>
        <w:jc w:val="left"/>
        <w:rPr>
          <w:lang w:val="en-US"/>
        </w:rPr>
      </w:pPr>
      <w:r>
        <w:rPr>
          <w:lang w:val="en-US"/>
        </w:rPr>
        <w:t>import numpy as np</w:t>
      </w:r>
    </w:p>
    <w:p w14:paraId="0300D7E1">
      <w:pPr>
        <w:spacing w:line="276" w:lineRule="auto"/>
        <w:jc w:val="left"/>
        <w:rPr>
          <w:lang w:val="en-US"/>
        </w:rPr>
      </w:pPr>
      <w:r>
        <w:rPr>
          <w:lang w:val="en-US"/>
        </w:rPr>
        <w:t>import pandas as pd</w:t>
      </w:r>
    </w:p>
    <w:p w14:paraId="526692F3">
      <w:pPr>
        <w:spacing w:line="276" w:lineRule="auto"/>
        <w:jc w:val="left"/>
        <w:rPr>
          <w:lang w:val="en-US"/>
        </w:rPr>
      </w:pPr>
      <w:r>
        <w:rPr>
          <w:lang w:val="en-US"/>
        </w:rPr>
        <w:t>import matplotlib.pyplot as plt</w:t>
      </w:r>
    </w:p>
    <w:p w14:paraId="442067AB">
      <w:pPr>
        <w:spacing w:line="276" w:lineRule="auto"/>
        <w:jc w:val="left"/>
        <w:rPr>
          <w:lang w:val="en-US"/>
        </w:rPr>
      </w:pPr>
      <w:r>
        <w:rPr>
          <w:lang w:val="en-US"/>
        </w:rPr>
        <w:t>import seaborn as sns</w:t>
      </w:r>
    </w:p>
    <w:p w14:paraId="2A35F17A">
      <w:pPr>
        <w:spacing w:line="276" w:lineRule="auto"/>
        <w:jc w:val="left"/>
        <w:rPr>
          <w:lang w:val="en-US"/>
        </w:rPr>
      </w:pPr>
    </w:p>
    <w:p w14:paraId="727D8D70">
      <w:pPr>
        <w:spacing w:line="276" w:lineRule="auto"/>
        <w:jc w:val="left"/>
      </w:pPr>
      <w:r>
        <w:t>sns.set(style='whitegrid')</w:t>
      </w:r>
    </w:p>
    <w:p w14:paraId="55A803C3">
      <w:pPr>
        <w:spacing w:line="276" w:lineRule="auto"/>
        <w:jc w:val="left"/>
      </w:pPr>
    </w:p>
    <w:p w14:paraId="29A53645">
      <w:pPr>
        <w:spacing w:line="276" w:lineRule="auto"/>
        <w:jc w:val="left"/>
      </w:pPr>
      <w:r>
        <w:t># Carregar os dados</w:t>
      </w:r>
    </w:p>
    <w:p w14:paraId="421FB428">
      <w:pPr>
        <w:spacing w:line="276" w:lineRule="auto"/>
        <w:jc w:val="left"/>
        <w:rPr>
          <w:lang w:val="en-US"/>
        </w:rPr>
      </w:pPr>
      <w:r>
        <w:rPr>
          <w:lang w:val="en-US"/>
        </w:rPr>
        <w:t>data = pd.read_csv('path_to_your_dataset.csv')</w:t>
      </w:r>
    </w:p>
    <w:p w14:paraId="554F3A1F">
      <w:pPr>
        <w:spacing w:line="276" w:lineRule="auto"/>
        <w:jc w:val="left"/>
      </w:pPr>
      <w:r>
        <w:t>data.head()</w:t>
      </w:r>
    </w:p>
    <w:p w14:paraId="5B759E10">
      <w:pPr>
        <w:spacing w:line="276" w:lineRule="auto"/>
        <w:jc w:val="left"/>
      </w:pPr>
    </w:p>
    <w:p w14:paraId="4A3DADBE">
      <w:pPr>
        <w:spacing w:line="276" w:lineRule="auto"/>
        <w:jc w:val="left"/>
      </w:pPr>
      <w:r>
        <w:t># Estatísticas descritivas</w:t>
      </w:r>
    </w:p>
    <w:p w14:paraId="3B3F3B60">
      <w:pPr>
        <w:spacing w:line="276" w:lineRule="auto"/>
        <w:jc w:val="left"/>
      </w:pPr>
      <w:r>
        <w:t>data.describe()</w:t>
      </w:r>
    </w:p>
    <w:p w14:paraId="03D59431">
      <w:pPr>
        <w:spacing w:line="276" w:lineRule="auto"/>
        <w:jc w:val="left"/>
      </w:pPr>
    </w:p>
    <w:p w14:paraId="33A2C5C3">
      <w:pPr>
        <w:spacing w:line="276" w:lineRule="auto"/>
        <w:jc w:val="left"/>
      </w:pPr>
      <w:r>
        <w:t># Verificar dados ausentes</w:t>
      </w:r>
    </w:p>
    <w:p w14:paraId="068998E5">
      <w:pPr>
        <w:spacing w:line="276" w:lineRule="auto"/>
        <w:jc w:val="left"/>
      </w:pPr>
      <w:r>
        <w:t>data.isnull().sum()</w:t>
      </w:r>
    </w:p>
    <w:p w14:paraId="67BB2E81">
      <w:pPr>
        <w:spacing w:line="276" w:lineRule="auto"/>
        <w:jc w:val="left"/>
      </w:pPr>
    </w:p>
    <w:p w14:paraId="12F3F63D">
      <w:pPr>
        <w:spacing w:line="276" w:lineRule="auto"/>
        <w:jc w:val="left"/>
      </w:pPr>
    </w:p>
    <w:p w14:paraId="343A40CD">
      <w:pPr>
        <w:spacing w:line="276" w:lineRule="auto"/>
        <w:jc w:val="left"/>
      </w:pPr>
    </w:p>
    <w:p w14:paraId="39D4CC9E">
      <w:pPr>
        <w:spacing w:line="276" w:lineRule="auto"/>
        <w:jc w:val="left"/>
      </w:pPr>
    </w:p>
    <w:p w14:paraId="33BAA290">
      <w:pPr>
        <w:spacing w:line="276" w:lineRule="auto"/>
        <w:jc w:val="left"/>
      </w:pPr>
    </w:p>
    <w:p w14:paraId="19FB4E00">
      <w:pPr>
        <w:spacing w:line="276" w:lineRule="auto"/>
        <w:jc w:val="left"/>
      </w:pPr>
    </w:p>
    <w:p w14:paraId="58EC07C0">
      <w:pPr>
        <w:spacing w:line="276" w:lineRule="auto"/>
        <w:jc w:val="left"/>
      </w:pPr>
    </w:p>
    <w:p w14:paraId="71F241F7">
      <w:pPr>
        <w:pStyle w:val="2"/>
        <w:spacing w:before="240" w:after="240" w:line="360" w:lineRule="auto"/>
      </w:pPr>
      <w:bookmarkStart w:id="48" w:name="_Toc190184194"/>
      <w:r>
        <w:t>Apêndice D: Conversão de EDF para CSV</w:t>
      </w:r>
      <w:bookmarkEnd w:id="48"/>
    </w:p>
    <w:p w14:paraId="75D98C2D">
      <w:pPr>
        <w:spacing w:line="276" w:lineRule="auto"/>
        <w:jc w:val="left"/>
      </w:pPr>
    </w:p>
    <w:p w14:paraId="35E38678">
      <w:pPr>
        <w:spacing w:line="276" w:lineRule="auto"/>
        <w:jc w:val="left"/>
      </w:pPr>
      <w:r>
        <w:t>Este script converte arquivos EDF (European Data Format) em arquivos CSV.</w:t>
      </w:r>
    </w:p>
    <w:p w14:paraId="74AA87A0">
      <w:pPr>
        <w:spacing w:line="276" w:lineRule="auto"/>
        <w:jc w:val="left"/>
      </w:pPr>
    </w:p>
    <w:p w14:paraId="4D2203C1">
      <w:pPr>
        <w:spacing w:line="276" w:lineRule="auto"/>
        <w:jc w:val="left"/>
        <w:rPr>
          <w:lang w:val="fr-FR"/>
        </w:rPr>
      </w:pPr>
      <w:r>
        <w:rPr>
          <w:lang w:val="fr-FR"/>
        </w:rPr>
        <w:t>```python</w:t>
      </w:r>
    </w:p>
    <w:p w14:paraId="2CF6DC0E">
      <w:pPr>
        <w:spacing w:line="276" w:lineRule="auto"/>
        <w:jc w:val="left"/>
        <w:rPr>
          <w:lang w:val="fr-FR"/>
        </w:rPr>
      </w:pPr>
      <w:r>
        <w:rPr>
          <w:lang w:val="fr-FR"/>
        </w:rPr>
        <w:t>import MNE</w:t>
      </w:r>
    </w:p>
    <w:p w14:paraId="1564CFDE">
      <w:pPr>
        <w:spacing w:line="276" w:lineRule="auto"/>
        <w:jc w:val="left"/>
        <w:rPr>
          <w:lang w:val="fr-FR"/>
        </w:rPr>
      </w:pPr>
      <w:r>
        <w:rPr>
          <w:lang w:val="fr-FR"/>
        </w:rPr>
        <w:t>import pandas as pd</w:t>
      </w:r>
    </w:p>
    <w:p w14:paraId="578735C3">
      <w:pPr>
        <w:spacing w:line="276" w:lineRule="auto"/>
        <w:jc w:val="left"/>
        <w:rPr>
          <w:lang w:val="fr-FR"/>
        </w:rPr>
      </w:pPr>
    </w:p>
    <w:p w14:paraId="792669EE">
      <w:pPr>
        <w:spacing w:line="276" w:lineRule="auto"/>
        <w:jc w:val="left"/>
        <w:rPr>
          <w:lang w:val="en-US"/>
        </w:rPr>
      </w:pPr>
      <w:r>
        <w:rPr>
          <w:lang w:val="en-US"/>
        </w:rPr>
        <w:t>def edf_to_csv(edf_path, csv_path):</w:t>
      </w:r>
    </w:p>
    <w:p w14:paraId="51BAC579">
      <w:pPr>
        <w:spacing w:line="276" w:lineRule="auto"/>
        <w:jc w:val="left"/>
        <w:rPr>
          <w:lang w:val="en-US"/>
        </w:rPr>
      </w:pPr>
      <w:r>
        <w:rPr>
          <w:lang w:val="en-US"/>
        </w:rPr>
        <w:t xml:space="preserve">    raw = MNE.io.read_raw_edf(edf_path, preload=True)</w:t>
      </w:r>
    </w:p>
    <w:p w14:paraId="05369019">
      <w:pPr>
        <w:spacing w:line="276" w:lineRule="auto"/>
        <w:jc w:val="left"/>
      </w:pPr>
      <w:r>
        <w:rPr>
          <w:lang w:val="en-US"/>
        </w:rPr>
        <w:t xml:space="preserve">    </w:t>
      </w:r>
      <w:r>
        <w:t>df = raw.to_data_frame()</w:t>
      </w:r>
    </w:p>
    <w:p w14:paraId="1942BA18">
      <w:pPr>
        <w:spacing w:line="276" w:lineRule="auto"/>
        <w:jc w:val="left"/>
        <w:rPr>
          <w:lang w:val="en-US"/>
        </w:rPr>
      </w:pPr>
      <w:r>
        <w:t xml:space="preserve">    </w:t>
      </w:r>
      <w:r>
        <w:rPr>
          <w:lang w:val="en-US"/>
        </w:rPr>
        <w:t>df.to_csv(csv_path, index=False)</w:t>
      </w:r>
    </w:p>
    <w:p w14:paraId="2FE9E83C">
      <w:pPr>
        <w:spacing w:line="276" w:lineRule="auto"/>
        <w:jc w:val="left"/>
        <w:rPr>
          <w:lang w:val="en-US"/>
        </w:rPr>
      </w:pPr>
    </w:p>
    <w:p w14:paraId="3B7F2482">
      <w:pPr>
        <w:spacing w:line="276" w:lineRule="auto"/>
        <w:jc w:val="left"/>
        <w:rPr>
          <w:lang w:val="en-US"/>
        </w:rPr>
      </w:pPr>
      <w:r>
        <w:rPr>
          <w:lang w:val="en-US"/>
        </w:rPr>
        <w:t># Exemplo de uso</w:t>
      </w:r>
    </w:p>
    <w:p w14:paraId="17A8597C">
      <w:pPr>
        <w:spacing w:line="276" w:lineRule="auto"/>
        <w:jc w:val="left"/>
        <w:rPr>
          <w:lang w:val="en-US"/>
        </w:rPr>
      </w:pPr>
      <w:r>
        <w:rPr>
          <w:lang w:val="en-US"/>
        </w:rPr>
        <w:t>edf_to_csv('path_to_your_edf_file.edf', 'output.csv')</w:t>
      </w:r>
      <w:r>
        <w:rPr>
          <w:lang w:val="en-US"/>
        </w:rPr>
        <w:br w:type="page"/>
      </w:r>
    </w:p>
    <w:p w14:paraId="307D9DC0">
      <w:pPr>
        <w:spacing w:line="276" w:lineRule="auto"/>
        <w:jc w:val="left"/>
        <w:rPr>
          <w:lang w:val="en-US"/>
        </w:rPr>
      </w:pPr>
    </w:p>
    <w:p w14:paraId="5E198EF6">
      <w:pPr>
        <w:pStyle w:val="2"/>
        <w:spacing w:before="240" w:after="240" w:line="360" w:lineRule="auto"/>
      </w:pPr>
      <w:bookmarkStart w:id="49" w:name="_Toc190184195"/>
      <w:r>
        <w:t>Apêndice E: Interface Gráfica</w:t>
      </w:r>
      <w:bookmarkEnd w:id="49"/>
    </w:p>
    <w:p w14:paraId="158E66C2">
      <w:pPr>
        <w:spacing w:line="276" w:lineRule="auto"/>
        <w:jc w:val="left"/>
      </w:pPr>
    </w:p>
    <w:p w14:paraId="1308EFD4">
      <w:pPr>
        <w:spacing w:line="276" w:lineRule="auto"/>
        <w:jc w:val="left"/>
      </w:pPr>
      <w:r>
        <w:t># Interface Gráfica</w:t>
      </w:r>
    </w:p>
    <w:p w14:paraId="58E55934">
      <w:pPr>
        <w:spacing w:line="276" w:lineRule="auto"/>
        <w:jc w:val="left"/>
      </w:pPr>
    </w:p>
    <w:p w14:paraId="719BFAC7">
      <w:pPr>
        <w:spacing w:line="276" w:lineRule="auto"/>
        <w:jc w:val="left"/>
      </w:pPr>
      <w:r>
        <w:t>Este notebook cria uma interface gráfica usando Tkinter para processamento de arquivos EDF.</w:t>
      </w:r>
    </w:p>
    <w:p w14:paraId="07F08ACC">
      <w:pPr>
        <w:spacing w:line="276" w:lineRule="auto"/>
        <w:jc w:val="left"/>
      </w:pPr>
    </w:p>
    <w:p w14:paraId="32097A2B">
      <w:pPr>
        <w:spacing w:line="276" w:lineRule="auto"/>
        <w:jc w:val="left"/>
        <w:rPr>
          <w:lang w:val="en-US"/>
        </w:rPr>
      </w:pPr>
      <w:r>
        <w:rPr>
          <w:lang w:val="en-US"/>
        </w:rPr>
        <w:t>```python</w:t>
      </w:r>
    </w:p>
    <w:p w14:paraId="30A09718">
      <w:pPr>
        <w:spacing w:line="276" w:lineRule="auto"/>
        <w:jc w:val="left"/>
        <w:rPr>
          <w:lang w:val="en-US"/>
        </w:rPr>
      </w:pPr>
      <w:r>
        <w:rPr>
          <w:lang w:val="en-US"/>
        </w:rPr>
        <w:t>import tkinter as tk</w:t>
      </w:r>
    </w:p>
    <w:p w14:paraId="1BD13489">
      <w:pPr>
        <w:spacing w:line="276" w:lineRule="auto"/>
        <w:jc w:val="left"/>
        <w:rPr>
          <w:lang w:val="en-US"/>
        </w:rPr>
      </w:pPr>
      <w:r>
        <w:rPr>
          <w:lang w:val="en-US"/>
        </w:rPr>
        <w:t>from tkinter import filedialog</w:t>
      </w:r>
    </w:p>
    <w:p w14:paraId="43D923D1">
      <w:pPr>
        <w:spacing w:line="276" w:lineRule="auto"/>
        <w:jc w:val="left"/>
        <w:rPr>
          <w:lang w:val="en-US"/>
        </w:rPr>
      </w:pPr>
      <w:r>
        <w:rPr>
          <w:lang w:val="en-US"/>
        </w:rPr>
        <w:t>import MNE</w:t>
      </w:r>
    </w:p>
    <w:p w14:paraId="7C3FDDAB">
      <w:pPr>
        <w:spacing w:line="276" w:lineRule="auto"/>
        <w:jc w:val="left"/>
        <w:rPr>
          <w:lang w:val="en-US"/>
        </w:rPr>
      </w:pPr>
      <w:r>
        <w:rPr>
          <w:lang w:val="en-US"/>
        </w:rPr>
        <w:t>import pandas as pd</w:t>
      </w:r>
    </w:p>
    <w:p w14:paraId="3927D3AB">
      <w:pPr>
        <w:spacing w:line="276" w:lineRule="auto"/>
        <w:jc w:val="left"/>
        <w:rPr>
          <w:lang w:val="en-US"/>
        </w:rPr>
      </w:pPr>
    </w:p>
    <w:p w14:paraId="47F02C59">
      <w:pPr>
        <w:spacing w:line="276" w:lineRule="auto"/>
        <w:jc w:val="left"/>
        <w:rPr>
          <w:lang w:val="en-US"/>
        </w:rPr>
      </w:pPr>
      <w:r>
        <w:rPr>
          <w:lang w:val="en-US"/>
        </w:rPr>
        <w:t>def edf_to_csv(edf_path, csv_path):</w:t>
      </w:r>
    </w:p>
    <w:p w14:paraId="63E23B61">
      <w:pPr>
        <w:spacing w:line="276" w:lineRule="auto"/>
        <w:jc w:val="left"/>
        <w:rPr>
          <w:lang w:val="en-US"/>
        </w:rPr>
      </w:pPr>
      <w:r>
        <w:rPr>
          <w:lang w:val="en-US"/>
        </w:rPr>
        <w:t xml:space="preserve">    raw = MNE.io.read_raw_edf(edf_path, preload=True)</w:t>
      </w:r>
    </w:p>
    <w:p w14:paraId="790CEB66">
      <w:pPr>
        <w:spacing w:line="276" w:lineRule="auto"/>
        <w:jc w:val="left"/>
      </w:pPr>
      <w:r>
        <w:rPr>
          <w:lang w:val="en-US"/>
        </w:rPr>
        <w:t xml:space="preserve">    </w:t>
      </w:r>
      <w:r>
        <w:t>df = raw.to_data_frame()</w:t>
      </w:r>
    </w:p>
    <w:p w14:paraId="7FAFAF39">
      <w:pPr>
        <w:spacing w:line="276" w:lineRule="auto"/>
        <w:jc w:val="left"/>
        <w:rPr>
          <w:lang w:val="en-US"/>
        </w:rPr>
      </w:pPr>
      <w:r>
        <w:t xml:space="preserve">    </w:t>
      </w:r>
      <w:r>
        <w:rPr>
          <w:lang w:val="en-US"/>
        </w:rPr>
        <w:t>df.to_csv(csv_path, index=False)</w:t>
      </w:r>
    </w:p>
    <w:p w14:paraId="11E211A0">
      <w:pPr>
        <w:spacing w:line="276" w:lineRule="auto"/>
        <w:jc w:val="left"/>
        <w:rPr>
          <w:lang w:val="en-US"/>
        </w:rPr>
      </w:pPr>
    </w:p>
    <w:p w14:paraId="28CADA9A">
      <w:pPr>
        <w:spacing w:line="276" w:lineRule="auto"/>
        <w:jc w:val="left"/>
        <w:rPr>
          <w:lang w:val="en-US"/>
        </w:rPr>
      </w:pPr>
      <w:r>
        <w:rPr>
          <w:lang w:val="en-US"/>
        </w:rPr>
        <w:t>def open_file():</w:t>
      </w:r>
    </w:p>
    <w:p w14:paraId="0931179F">
      <w:pPr>
        <w:spacing w:line="276" w:lineRule="auto"/>
        <w:jc w:val="left"/>
        <w:rPr>
          <w:lang w:val="en-US"/>
        </w:rPr>
      </w:pPr>
      <w:r>
        <w:rPr>
          <w:lang w:val="en-US"/>
        </w:rPr>
        <w:t xml:space="preserve">    file_path = filedialog.askopenfilename()</w:t>
      </w:r>
    </w:p>
    <w:p w14:paraId="3B63E1CA">
      <w:pPr>
        <w:spacing w:line="276" w:lineRule="auto"/>
        <w:jc w:val="left"/>
        <w:rPr>
          <w:lang w:val="en-US"/>
        </w:rPr>
      </w:pPr>
      <w:r>
        <w:rPr>
          <w:lang w:val="en-US"/>
        </w:rPr>
        <w:t xml:space="preserve">    if file_path:</w:t>
      </w:r>
    </w:p>
    <w:p w14:paraId="01D9D09D">
      <w:pPr>
        <w:spacing w:line="276" w:lineRule="auto"/>
        <w:jc w:val="left"/>
        <w:rPr>
          <w:lang w:val="en-US"/>
        </w:rPr>
      </w:pPr>
      <w:r>
        <w:rPr>
          <w:lang w:val="en-US"/>
        </w:rPr>
        <w:t xml:space="preserve">        save_path = filedialog.asksaveasfilename(defaultextension=".csv")</w:t>
      </w:r>
    </w:p>
    <w:p w14:paraId="1C24BC6D">
      <w:pPr>
        <w:spacing w:line="276" w:lineRule="auto"/>
        <w:jc w:val="left"/>
        <w:rPr>
          <w:lang w:val="en-US"/>
        </w:rPr>
      </w:pPr>
      <w:r>
        <w:rPr>
          <w:lang w:val="en-US"/>
        </w:rPr>
        <w:t xml:space="preserve">        if save_path:</w:t>
      </w:r>
    </w:p>
    <w:p w14:paraId="485D6D94">
      <w:pPr>
        <w:spacing w:line="276" w:lineRule="auto"/>
        <w:jc w:val="left"/>
        <w:rPr>
          <w:lang w:val="en-US"/>
        </w:rPr>
      </w:pPr>
      <w:r>
        <w:rPr>
          <w:lang w:val="en-US"/>
        </w:rPr>
        <w:t xml:space="preserve">            edf_to_csv(file_path, save_path)</w:t>
      </w:r>
    </w:p>
    <w:p w14:paraId="4341984A">
      <w:pPr>
        <w:spacing w:line="276" w:lineRule="auto"/>
        <w:jc w:val="left"/>
      </w:pPr>
      <w:r>
        <w:rPr>
          <w:lang w:val="en-US"/>
        </w:rPr>
        <w:t xml:space="preserve">            </w:t>
      </w:r>
      <w:r>
        <w:t>tk.messagebox.showinfo("Sucesso", "Arquivo convertido com sucesso!")</w:t>
      </w:r>
    </w:p>
    <w:p w14:paraId="467C1A56">
      <w:pPr>
        <w:spacing w:line="276" w:lineRule="auto"/>
        <w:jc w:val="left"/>
      </w:pPr>
    </w:p>
    <w:p w14:paraId="220B2BB6">
      <w:pPr>
        <w:spacing w:line="276" w:lineRule="auto"/>
        <w:jc w:val="left"/>
        <w:rPr>
          <w:lang w:val="en-US"/>
        </w:rPr>
      </w:pPr>
      <w:r>
        <w:rPr>
          <w:lang w:val="en-US"/>
        </w:rPr>
        <w:t>root = tk.Tk()</w:t>
      </w:r>
    </w:p>
    <w:p w14:paraId="2198B01F">
      <w:pPr>
        <w:spacing w:line="276" w:lineRule="auto"/>
        <w:jc w:val="left"/>
        <w:rPr>
          <w:lang w:val="en-US"/>
        </w:rPr>
      </w:pPr>
      <w:r>
        <w:rPr>
          <w:lang w:val="en-US"/>
        </w:rPr>
        <w:t>root.title("Conversor de EDF para CSV")</w:t>
      </w:r>
    </w:p>
    <w:p w14:paraId="79A96847">
      <w:pPr>
        <w:spacing w:line="276" w:lineRule="auto"/>
        <w:jc w:val="left"/>
        <w:rPr>
          <w:lang w:val="en-US"/>
        </w:rPr>
      </w:pPr>
    </w:p>
    <w:p w14:paraId="731275E2">
      <w:pPr>
        <w:spacing w:line="276" w:lineRule="auto"/>
        <w:jc w:val="left"/>
        <w:rPr>
          <w:lang w:val="en-US"/>
        </w:rPr>
      </w:pPr>
      <w:r>
        <w:rPr>
          <w:lang w:val="en-US"/>
        </w:rPr>
        <w:t>open_button = tk.Button(root, text="Abrir Arquivo EDF", command=open_file)</w:t>
      </w:r>
    </w:p>
    <w:p w14:paraId="26415650">
      <w:pPr>
        <w:spacing w:line="276" w:lineRule="auto"/>
        <w:jc w:val="left"/>
        <w:rPr>
          <w:lang w:val="en-US"/>
        </w:rPr>
      </w:pPr>
      <w:r>
        <w:rPr>
          <w:lang w:val="en-US"/>
        </w:rPr>
        <w:t>open_button.pack(pady=20)</w:t>
      </w:r>
    </w:p>
    <w:p w14:paraId="3399149A">
      <w:pPr>
        <w:spacing w:line="276" w:lineRule="auto"/>
        <w:jc w:val="left"/>
        <w:rPr>
          <w:lang w:val="en-US"/>
        </w:rPr>
      </w:pPr>
    </w:p>
    <w:p w14:paraId="12B8341C">
      <w:pPr>
        <w:spacing w:line="276" w:lineRule="auto"/>
        <w:jc w:val="left"/>
        <w:rPr>
          <w:lang w:val="en-US"/>
        </w:rPr>
      </w:pPr>
      <w:r>
        <w:rPr>
          <w:lang w:val="en-US"/>
        </w:rPr>
        <w:t>root.mainloop()</w:t>
      </w:r>
    </w:p>
    <w:p w14:paraId="3FB3D9AF">
      <w:pPr>
        <w:spacing w:line="276" w:lineRule="auto"/>
        <w:jc w:val="left"/>
        <w:rPr>
          <w:b/>
          <w:lang w:val="en-US"/>
        </w:rPr>
      </w:pPr>
    </w:p>
    <w:p w14:paraId="71B2DB4C">
      <w:pPr>
        <w:spacing w:line="276" w:lineRule="auto"/>
        <w:jc w:val="left"/>
        <w:rPr>
          <w:b/>
          <w:lang w:val="en-US"/>
        </w:rPr>
      </w:pPr>
    </w:p>
    <w:p w14:paraId="7593F2CF">
      <w:pPr>
        <w:spacing w:line="276" w:lineRule="auto"/>
        <w:jc w:val="left"/>
        <w:rPr>
          <w:b/>
          <w:lang w:val="en-US"/>
        </w:rPr>
      </w:pPr>
    </w:p>
    <w:p w14:paraId="47D6E74F">
      <w:pPr>
        <w:spacing w:line="276" w:lineRule="auto"/>
        <w:jc w:val="left"/>
        <w:rPr>
          <w:b/>
          <w:lang w:val="en-US"/>
        </w:rPr>
      </w:pPr>
    </w:p>
    <w:p w14:paraId="1A74A222">
      <w:pPr>
        <w:spacing w:line="276" w:lineRule="auto"/>
        <w:jc w:val="left"/>
        <w:rPr>
          <w:b/>
          <w:lang w:val="en-US"/>
        </w:rPr>
      </w:pPr>
    </w:p>
    <w:p w14:paraId="077CC36E">
      <w:pPr>
        <w:spacing w:line="276" w:lineRule="auto"/>
        <w:jc w:val="left"/>
        <w:rPr>
          <w:b/>
          <w:lang w:val="en-US"/>
        </w:rPr>
      </w:pPr>
    </w:p>
    <w:p w14:paraId="5861F49A">
      <w:pPr>
        <w:spacing w:line="276" w:lineRule="auto"/>
        <w:jc w:val="left"/>
        <w:rPr>
          <w:b/>
          <w:lang w:val="en-US"/>
        </w:rPr>
      </w:pPr>
    </w:p>
    <w:p w14:paraId="40F1A724">
      <w:pPr>
        <w:spacing w:line="276" w:lineRule="auto"/>
        <w:jc w:val="left"/>
        <w:rPr>
          <w:b/>
          <w:lang w:val="en-US"/>
        </w:rPr>
      </w:pPr>
    </w:p>
    <w:p w14:paraId="11A5D8D6">
      <w:pPr>
        <w:spacing w:line="276" w:lineRule="auto"/>
        <w:jc w:val="left"/>
        <w:rPr>
          <w:b/>
          <w:lang w:val="en-US"/>
        </w:rPr>
      </w:pPr>
    </w:p>
    <w:p w14:paraId="227C4B88">
      <w:pPr>
        <w:spacing w:line="276" w:lineRule="auto"/>
        <w:jc w:val="left"/>
        <w:rPr>
          <w:b/>
          <w:lang w:val="en-US"/>
        </w:rPr>
      </w:pPr>
    </w:p>
    <w:p w14:paraId="156A6651">
      <w:pPr>
        <w:spacing w:line="276" w:lineRule="auto"/>
        <w:jc w:val="left"/>
        <w:rPr>
          <w:b/>
          <w:lang w:val="en-US"/>
        </w:rPr>
      </w:pPr>
    </w:p>
    <w:p w14:paraId="2DE3F6F6">
      <w:pPr>
        <w:spacing w:line="276" w:lineRule="auto"/>
        <w:jc w:val="left"/>
        <w:rPr>
          <w:b/>
          <w:lang w:val="en-US"/>
        </w:rPr>
      </w:pPr>
    </w:p>
    <w:p w14:paraId="1D86046D">
      <w:pPr>
        <w:spacing w:line="276" w:lineRule="auto"/>
        <w:jc w:val="left"/>
        <w:rPr>
          <w:b/>
          <w:lang w:val="en-US"/>
        </w:rPr>
      </w:pPr>
    </w:p>
    <w:p w14:paraId="396480E5">
      <w:pPr>
        <w:spacing w:line="276" w:lineRule="auto"/>
        <w:jc w:val="left"/>
        <w:rPr>
          <w:b/>
          <w:lang w:val="en-US"/>
        </w:rPr>
      </w:pPr>
    </w:p>
    <w:p w14:paraId="5FB1ACFA">
      <w:pPr>
        <w:spacing w:line="276" w:lineRule="auto"/>
        <w:jc w:val="left"/>
        <w:rPr>
          <w:b/>
          <w:lang w:val="en-US"/>
        </w:rPr>
      </w:pPr>
    </w:p>
    <w:p w14:paraId="3E45E037">
      <w:pPr>
        <w:spacing w:line="276" w:lineRule="auto"/>
        <w:jc w:val="left"/>
        <w:rPr>
          <w:b/>
          <w:lang w:val="en-US"/>
        </w:rPr>
      </w:pPr>
    </w:p>
    <w:p w14:paraId="19B77F51">
      <w:pPr>
        <w:spacing w:line="276" w:lineRule="auto"/>
        <w:jc w:val="left"/>
        <w:rPr>
          <w:b/>
          <w:lang w:val="en-US"/>
        </w:rPr>
      </w:pPr>
    </w:p>
    <w:p w14:paraId="2F9BF808">
      <w:pPr>
        <w:spacing w:line="276" w:lineRule="auto"/>
        <w:jc w:val="left"/>
        <w:rPr>
          <w:b/>
          <w:lang w:val="en-US"/>
        </w:rPr>
      </w:pPr>
    </w:p>
    <w:p w14:paraId="0D8707D4">
      <w:pPr>
        <w:spacing w:line="276" w:lineRule="auto"/>
        <w:jc w:val="left"/>
        <w:rPr>
          <w:b/>
          <w:lang w:val="en-US"/>
        </w:rPr>
      </w:pPr>
    </w:p>
    <w:p w14:paraId="1043F6FB">
      <w:pPr>
        <w:spacing w:line="276" w:lineRule="auto"/>
        <w:jc w:val="left"/>
        <w:rPr>
          <w:b/>
          <w:lang w:val="en-US"/>
        </w:rPr>
      </w:pPr>
    </w:p>
    <w:p w14:paraId="1A66C00C">
      <w:pPr>
        <w:pStyle w:val="2"/>
        <w:numPr>
          <w:ilvl w:val="0"/>
          <w:numId w:val="5"/>
        </w:numPr>
        <w:spacing w:after="0"/>
      </w:pPr>
      <w:bookmarkStart w:id="50" w:name="_heading=h.tyjcwt"/>
      <w:bookmarkEnd w:id="50"/>
      <w:bookmarkStart w:id="51" w:name="_Toc190184196"/>
      <w:r>
        <w:t>Referências</w:t>
      </w:r>
      <w:bookmarkEnd w:id="51"/>
    </w:p>
    <w:p w14:paraId="72E23D0F"/>
    <w:p w14:paraId="6C4D6B32">
      <w:pPr>
        <w:spacing w:after="0" w:line="240" w:lineRule="auto"/>
        <w:jc w:val="left"/>
      </w:pPr>
    </w:p>
    <w:p w14:paraId="4213AB8B">
      <w:pPr>
        <w:numPr>
          <w:ilvl w:val="0"/>
          <w:numId w:val="6"/>
        </w:numPr>
        <w:spacing w:before="240" w:after="240"/>
      </w:pPr>
      <w:r>
        <w:t>Santos, Kaue R. dos. Classificação de sinais eletroencefalográficos utilizando Transformada Wavelet Discreta e Máquina de Vetores de Suporte: uma aplicação na diferenciação entre crises epilépticas e crises não epilépticas psicogênicas. 2018. Dissertação (Mestrado Profissional em Automação e Controle de Processos) - Instituto Federal de Educação, Ciência e Tecnologia de São Paulo, São Paulo, 2018.</w:t>
      </w:r>
    </w:p>
    <w:p w14:paraId="07A8D2E2">
      <w:pPr>
        <w:numPr>
          <w:ilvl w:val="0"/>
          <w:numId w:val="6"/>
        </w:numPr>
        <w:spacing w:before="240" w:after="240"/>
      </w:pPr>
      <w:r>
        <w:rPr>
          <w:lang w:val="fr-FR"/>
        </w:rPr>
        <w:t xml:space="preserve">Abbasi, A. A. et al. </w:t>
      </w:r>
      <w:r>
        <w:rPr>
          <w:lang w:val="en-US"/>
        </w:rPr>
        <w:t xml:space="preserve">Detecting prostate cancer using deep learning convolution neural network with transfer learning approach. </w:t>
      </w:r>
      <w:r>
        <w:rPr>
          <w:i/>
          <w:iCs/>
        </w:rPr>
        <w:t>Cognitive Neurodynamics</w:t>
      </w:r>
      <w:r>
        <w:t>, v. 14, n. 4, p. 523–533, 2020. Disponível em: https://doi.org/10.1007/s11571-020-09587-5.</w:t>
      </w:r>
    </w:p>
    <w:p w14:paraId="72AEE457">
      <w:pPr>
        <w:numPr>
          <w:ilvl w:val="0"/>
          <w:numId w:val="6"/>
        </w:numPr>
        <w:spacing w:before="240" w:after="240"/>
        <w:rPr>
          <w:lang w:val="en-US"/>
        </w:rPr>
      </w:pPr>
      <w:r>
        <w:rPr>
          <w:lang w:val="fr-FR"/>
        </w:rPr>
        <w:t xml:space="preserve">Acharya, U. R. et al. </w:t>
      </w:r>
      <w:r>
        <w:rPr>
          <w:lang w:val="en-US"/>
        </w:rPr>
        <w:t xml:space="preserve">Deep convolutional neural network for the automated detection and diagnosis of seizure using EEG signals. </w:t>
      </w:r>
      <w:r>
        <w:rPr>
          <w:i/>
          <w:iCs/>
          <w:lang w:val="en-US"/>
        </w:rPr>
        <w:t>Computers in Biology and Medicine</w:t>
      </w:r>
      <w:r>
        <w:rPr>
          <w:lang w:val="en-US"/>
        </w:rPr>
        <w:t xml:space="preserve">, v. 100, p. 270–278, 2018. Disponível em: </w:t>
      </w:r>
      <w:r>
        <w:fldChar w:fldCharType="begin"/>
      </w:r>
      <w:r>
        <w:instrText xml:space="preserve"> HYPERLINK "https://doi.org/10.1016/J.COMPBIOMED.2017.09.017" \t "_new" </w:instrText>
      </w:r>
      <w:r>
        <w:fldChar w:fldCharType="separate"/>
      </w:r>
      <w:r>
        <w:rPr>
          <w:rStyle w:val="18"/>
          <w:lang w:val="en-US"/>
        </w:rPr>
        <w:t>https://doi.org/10.1016/J.COMPBIOMED.2017.09.017</w:t>
      </w:r>
      <w:r>
        <w:rPr>
          <w:rStyle w:val="18"/>
          <w:lang w:val="en-US"/>
        </w:rPr>
        <w:fldChar w:fldCharType="end"/>
      </w:r>
      <w:r>
        <w:rPr>
          <w:lang w:val="en-US"/>
        </w:rPr>
        <w:t>.</w:t>
      </w:r>
    </w:p>
    <w:p w14:paraId="3A7ADF4F">
      <w:pPr>
        <w:numPr>
          <w:ilvl w:val="0"/>
          <w:numId w:val="6"/>
        </w:numPr>
        <w:spacing w:before="240" w:after="240"/>
        <w:rPr>
          <w:lang w:val="en-US"/>
        </w:rPr>
      </w:pPr>
      <w:r>
        <w:rPr>
          <w:lang w:val="fr-FR"/>
        </w:rPr>
        <w:t xml:space="preserve">Acharya, U. R. et al. </w:t>
      </w:r>
      <w:r>
        <w:rPr>
          <w:lang w:val="en-US"/>
        </w:rPr>
        <w:t xml:space="preserve">Automated Diagnosis of Epilepsy Using CWT, HOS and Texture Parameters. </w:t>
      </w:r>
      <w:r>
        <w:rPr>
          <w:i/>
          <w:iCs/>
          <w:lang w:val="en-US"/>
        </w:rPr>
        <w:t>International Journal of Neural Systems</w:t>
      </w:r>
      <w:r>
        <w:rPr>
          <w:lang w:val="en-US"/>
        </w:rPr>
        <w:t xml:space="preserve">, v. 23, n. 3, p. 1350009, 2013. Disponível em: </w:t>
      </w:r>
      <w:r>
        <w:fldChar w:fldCharType="begin"/>
      </w:r>
      <w:r>
        <w:instrText xml:space="preserve"> HYPERLINK "http://www.worldscientific.com/doi/abs/10.1142/S0129065713500093" \t "_new" </w:instrText>
      </w:r>
      <w:r>
        <w:fldChar w:fldCharType="separate"/>
      </w:r>
      <w:r>
        <w:rPr>
          <w:rStyle w:val="18"/>
          <w:lang w:val="en-US"/>
        </w:rPr>
        <w:t>http://www.worldscientific.com/doi/abs/10.1142/S0129065713500093</w:t>
      </w:r>
      <w:r>
        <w:rPr>
          <w:rStyle w:val="18"/>
          <w:lang w:val="en-US"/>
        </w:rPr>
        <w:fldChar w:fldCharType="end"/>
      </w:r>
      <w:r>
        <w:rPr>
          <w:lang w:val="en-US"/>
        </w:rPr>
        <w:t>.</w:t>
      </w:r>
    </w:p>
    <w:p w14:paraId="16D59D5D">
      <w:pPr>
        <w:numPr>
          <w:ilvl w:val="0"/>
          <w:numId w:val="6"/>
        </w:numPr>
        <w:spacing w:before="240" w:after="240"/>
        <w:rPr>
          <w:lang w:val="en-US"/>
        </w:rPr>
      </w:pPr>
      <w:r>
        <w:rPr>
          <w:lang w:val="en-US"/>
        </w:rPr>
        <w:t xml:space="preserve">Alzubaidi, L. et al. Review of deep learning: concepts, CNN architectures, challenges, applications, future directions. </w:t>
      </w:r>
      <w:r>
        <w:rPr>
          <w:i/>
          <w:iCs/>
          <w:lang w:val="en-US"/>
        </w:rPr>
        <w:t>Journal of Big Data</w:t>
      </w:r>
      <w:r>
        <w:rPr>
          <w:lang w:val="en-US"/>
        </w:rPr>
        <w:t xml:space="preserve">, v. 8, n. 1, p. 53, 2021. Disponível em: </w:t>
      </w:r>
      <w:r>
        <w:fldChar w:fldCharType="begin"/>
      </w:r>
      <w:r>
        <w:instrText xml:space="preserve"> HYPERLINK "https://doi.org/10.1186/s40537-021-00444-8" \t "_new" </w:instrText>
      </w:r>
      <w:r>
        <w:fldChar w:fldCharType="separate"/>
      </w:r>
      <w:r>
        <w:rPr>
          <w:rStyle w:val="18"/>
          <w:lang w:val="en-US"/>
        </w:rPr>
        <w:t>https://doi.org/10.1186/s40537-021-00444-8</w:t>
      </w:r>
      <w:r>
        <w:rPr>
          <w:rStyle w:val="18"/>
          <w:lang w:val="en-US"/>
        </w:rPr>
        <w:fldChar w:fldCharType="end"/>
      </w:r>
      <w:r>
        <w:rPr>
          <w:lang w:val="en-US"/>
        </w:rPr>
        <w:t>.</w:t>
      </w:r>
    </w:p>
    <w:p w14:paraId="1C02AD16">
      <w:pPr>
        <w:numPr>
          <w:ilvl w:val="0"/>
          <w:numId w:val="6"/>
        </w:numPr>
        <w:spacing w:before="240" w:after="240"/>
        <w:rPr>
          <w:lang w:val="en-US"/>
        </w:rPr>
      </w:pPr>
      <w:r>
        <w:rPr>
          <w:lang w:val="en-US"/>
        </w:rPr>
        <w:t xml:space="preserve">Blume, W. et al. Glossary of descriptive terminology for ictal semiology: Report of the ILAE task force on classification and terminology. </w:t>
      </w:r>
      <w:r>
        <w:rPr>
          <w:i/>
          <w:iCs/>
          <w:lang w:val="en-US"/>
        </w:rPr>
        <w:t>Epilepsia</w:t>
      </w:r>
      <w:r>
        <w:rPr>
          <w:lang w:val="en-US"/>
        </w:rPr>
        <w:t>, v. 42, n. 9, p. 1212–1218, 2001.</w:t>
      </w:r>
    </w:p>
    <w:p w14:paraId="2DB6F697">
      <w:pPr>
        <w:numPr>
          <w:ilvl w:val="0"/>
          <w:numId w:val="6"/>
        </w:numPr>
        <w:spacing w:before="240" w:after="240"/>
        <w:rPr>
          <w:lang w:val="en-US"/>
        </w:rPr>
      </w:pPr>
      <w:r>
        <w:rPr>
          <w:lang w:val="fr-FR"/>
        </w:rPr>
        <w:t xml:space="preserve">Bonaventura, C. M. D. et al. </w:t>
      </w:r>
      <w:r>
        <w:rPr>
          <w:lang w:val="en-US"/>
        </w:rPr>
        <w:t xml:space="preserve">Video-EEG study of psychogenic nonepileptic seizures: differential characteristics in patients with and without epilepsy. </w:t>
      </w:r>
      <w:r>
        <w:rPr>
          <w:i/>
          <w:iCs/>
          <w:lang w:val="en-US"/>
        </w:rPr>
        <w:t>Epilepsia</w:t>
      </w:r>
      <w:r>
        <w:rPr>
          <w:lang w:val="en-US"/>
        </w:rPr>
        <w:t>, v. 47, n. 5, p. 64–67, 2006.</w:t>
      </w:r>
    </w:p>
    <w:p w14:paraId="5F1ED146">
      <w:pPr>
        <w:numPr>
          <w:ilvl w:val="0"/>
          <w:numId w:val="6"/>
        </w:numPr>
        <w:spacing w:before="240" w:after="240"/>
        <w:rPr>
          <w:lang w:val="en-US"/>
        </w:rPr>
      </w:pPr>
      <w:r>
        <w:rPr>
          <w:lang w:val="en-US"/>
        </w:rPr>
        <w:t xml:space="preserve">Chattopadhyay, S. A neuro-fuzzy approach for the diagnosis of depression. </w:t>
      </w:r>
      <w:r>
        <w:rPr>
          <w:i/>
          <w:iCs/>
          <w:lang w:val="en-US"/>
        </w:rPr>
        <w:t>Applied Computing and Informatics</w:t>
      </w:r>
      <w:r>
        <w:rPr>
          <w:lang w:val="en-US"/>
        </w:rPr>
        <w:t xml:space="preserve">, 2014. Disponível em: </w:t>
      </w:r>
      <w:r>
        <w:fldChar w:fldCharType="begin"/>
      </w:r>
      <w:r>
        <w:instrText xml:space="preserve"> HYPERLINK "http://www.sciencedirect.com/science/article/pii/S2210832714000027" \t "_new" </w:instrText>
      </w:r>
      <w:r>
        <w:fldChar w:fldCharType="separate"/>
      </w:r>
      <w:r>
        <w:rPr>
          <w:rStyle w:val="18"/>
          <w:lang w:val="en-US"/>
        </w:rPr>
        <w:t>http://www.sciencedirect.com/science/article/pii/S2210832714000027</w:t>
      </w:r>
      <w:r>
        <w:rPr>
          <w:rStyle w:val="18"/>
          <w:lang w:val="en-US"/>
        </w:rPr>
        <w:fldChar w:fldCharType="end"/>
      </w:r>
      <w:r>
        <w:rPr>
          <w:lang w:val="en-US"/>
        </w:rPr>
        <w:t>.</w:t>
      </w:r>
    </w:p>
    <w:p w14:paraId="3C4F6324">
      <w:pPr>
        <w:numPr>
          <w:ilvl w:val="0"/>
          <w:numId w:val="6"/>
        </w:numPr>
        <w:spacing w:before="240" w:after="240"/>
        <w:rPr>
          <w:lang w:val="en-US"/>
        </w:rPr>
      </w:pPr>
      <w:r>
        <w:rPr>
          <w:lang w:val="en-US"/>
        </w:rPr>
        <w:t xml:space="preserve">Cortes, C.; Vapnik, V. Support-vector networks. </w:t>
      </w:r>
      <w:r>
        <w:rPr>
          <w:i/>
          <w:iCs/>
          <w:lang w:val="en-US"/>
        </w:rPr>
        <w:t>Machine Learning</w:t>
      </w:r>
      <w:r>
        <w:rPr>
          <w:lang w:val="en-US"/>
        </w:rPr>
        <w:t xml:space="preserve">, v. 20, n. 3, p. 273–297, 1995. Disponível em: </w:t>
      </w:r>
      <w:r>
        <w:fldChar w:fldCharType="begin"/>
      </w:r>
      <w:r>
        <w:instrText xml:space="preserve"> HYPERLINK "https://link.springer.com/article/10.1007/BF00994018" \t "_new" </w:instrText>
      </w:r>
      <w:r>
        <w:fldChar w:fldCharType="separate"/>
      </w:r>
      <w:r>
        <w:rPr>
          <w:rStyle w:val="18"/>
          <w:lang w:val="en-US"/>
        </w:rPr>
        <w:t>https://link.springer.com/article/10.1007/BF00994018</w:t>
      </w:r>
      <w:r>
        <w:rPr>
          <w:rStyle w:val="18"/>
          <w:lang w:val="en-US"/>
        </w:rPr>
        <w:fldChar w:fldCharType="end"/>
      </w:r>
      <w:r>
        <w:rPr>
          <w:lang w:val="en-US"/>
        </w:rPr>
        <w:t>.</w:t>
      </w:r>
    </w:p>
    <w:p w14:paraId="4C9B2775">
      <w:pPr>
        <w:numPr>
          <w:ilvl w:val="0"/>
          <w:numId w:val="6"/>
        </w:numPr>
        <w:spacing w:before="240" w:after="240"/>
        <w:rPr>
          <w:lang w:val="en-US"/>
        </w:rPr>
      </w:pPr>
      <w:r>
        <w:rPr>
          <w:lang w:val="en-US"/>
        </w:rPr>
        <w:t xml:space="preserve">Dhanalakshmi, K.; Kumar, P. R. Classification of EEG Signals Using Discrete Wavelet Transform and Support Vector Machine. </w:t>
      </w:r>
      <w:r>
        <w:rPr>
          <w:i/>
          <w:iCs/>
          <w:lang w:val="en-US"/>
        </w:rPr>
        <w:t>International Journal of Engineering Research &amp; Technology</w:t>
      </w:r>
      <w:r>
        <w:rPr>
          <w:lang w:val="en-US"/>
        </w:rPr>
        <w:t>, v. 6, n. 6, p. 55–60, 2017.</w:t>
      </w:r>
    </w:p>
    <w:p w14:paraId="77458300">
      <w:pPr>
        <w:numPr>
          <w:ilvl w:val="0"/>
          <w:numId w:val="6"/>
        </w:numPr>
        <w:spacing w:before="240" w:after="240"/>
        <w:rPr>
          <w:lang w:val="en-US"/>
        </w:rPr>
      </w:pPr>
      <w:r>
        <w:rPr>
          <w:lang w:val="fr-FR"/>
        </w:rPr>
        <w:t xml:space="preserve">Dantas, F. G. et al. </w:t>
      </w:r>
      <w:r>
        <w:t xml:space="preserve">Papel do EEG em Casos de Suspeita ou Diagnóstico de Epilepsia. </w:t>
      </w:r>
      <w:r>
        <w:rPr>
          <w:i/>
          <w:iCs/>
          <w:lang w:val="en-US"/>
        </w:rPr>
        <w:t>J Epilepsy Clin Neurophysiol</w:t>
      </w:r>
      <w:r>
        <w:rPr>
          <w:lang w:val="en-US"/>
        </w:rPr>
        <w:t>, v. 11, n. 2, p. 77–78, 2005.</w:t>
      </w:r>
    </w:p>
    <w:p w14:paraId="40BF8C7D">
      <w:pPr>
        <w:numPr>
          <w:ilvl w:val="0"/>
          <w:numId w:val="6"/>
        </w:numPr>
        <w:spacing w:before="240" w:after="240"/>
        <w:rPr>
          <w:lang w:val="en-US"/>
        </w:rPr>
      </w:pPr>
      <w:r>
        <w:rPr>
          <w:lang w:val="en-US"/>
        </w:rPr>
        <w:t xml:space="preserve">Firmino, M. et al. Computer-aided detection system for lung cancer in computed tomography scans: Review and future prospects. </w:t>
      </w:r>
      <w:r>
        <w:rPr>
          <w:i/>
          <w:iCs/>
          <w:lang w:val="en-US"/>
        </w:rPr>
        <w:t>BioMedical Engineering OnLine</w:t>
      </w:r>
      <w:r>
        <w:rPr>
          <w:lang w:val="en-US"/>
        </w:rPr>
        <w:t>, v. 13, p. 1–16, 2014.</w:t>
      </w:r>
    </w:p>
    <w:p w14:paraId="0F7D6A0F">
      <w:pPr>
        <w:numPr>
          <w:ilvl w:val="0"/>
          <w:numId w:val="6"/>
        </w:numPr>
        <w:spacing w:before="240" w:after="240"/>
      </w:pPr>
      <w:r>
        <w:t xml:space="preserve">Gomes, L. M. K.; Gomes, R. F. Epileptic Seizures x Psychogenic Nonepileptic Seizures: Differential Diagnosis. </w:t>
      </w:r>
      <w:r>
        <w:rPr>
          <w:i/>
          <w:iCs/>
        </w:rPr>
        <w:t>Caderno Pedagógico</w:t>
      </w:r>
      <w:r>
        <w:t>, v. 12, n. 1, p. 196–207, 2015.</w:t>
      </w:r>
    </w:p>
    <w:p w14:paraId="595A8256">
      <w:pPr>
        <w:numPr>
          <w:ilvl w:val="0"/>
          <w:numId w:val="6"/>
        </w:numPr>
        <w:spacing w:before="240" w:after="240"/>
      </w:pPr>
      <w:r>
        <w:rPr>
          <w:lang w:val="en-US"/>
        </w:rPr>
        <w:t xml:space="preserve">Hu, L.; zhang, Z. EEG Signal Processing and Feature Extraction. </w:t>
      </w:r>
      <w:r>
        <w:t xml:space="preserve">Springer Singapore, 2019. Disponível em: </w:t>
      </w:r>
      <w:r>
        <w:fldChar w:fldCharType="begin"/>
      </w:r>
      <w:r>
        <w:instrText xml:space="preserve"> HYPERLINK "https://doi.org/10.1007/978-981-13-9113-2" \t "_new" </w:instrText>
      </w:r>
      <w:r>
        <w:fldChar w:fldCharType="separate"/>
      </w:r>
      <w:r>
        <w:rPr>
          <w:rStyle w:val="18"/>
        </w:rPr>
        <w:t>https://doi.org/10.1007/978-981-13-9113-2</w:t>
      </w:r>
      <w:r>
        <w:rPr>
          <w:rStyle w:val="18"/>
        </w:rPr>
        <w:fldChar w:fldCharType="end"/>
      </w:r>
      <w:r>
        <w:t>.</w:t>
      </w:r>
    </w:p>
    <w:p w14:paraId="004702A0">
      <w:pPr>
        <w:numPr>
          <w:ilvl w:val="0"/>
          <w:numId w:val="6"/>
        </w:numPr>
        <w:spacing w:before="240" w:after="240"/>
      </w:pPr>
      <w:r>
        <w:t xml:space="preserve">Lima, E. M. M. et al. Aplicação de tecnologias avançadas no diagnóstico de epilepsia: um estudo no contexto brasileiro. </w:t>
      </w:r>
      <w:r>
        <w:rPr>
          <w:i/>
          <w:iCs/>
        </w:rPr>
        <w:t>Jornal Brasileiro de Neurologia</w:t>
      </w:r>
      <w:r>
        <w:t>, v. 56, n. 2, p. 123–131, 2020.</w:t>
      </w:r>
    </w:p>
    <w:p w14:paraId="3F3C5E63">
      <w:pPr>
        <w:numPr>
          <w:ilvl w:val="0"/>
          <w:numId w:val="6"/>
        </w:numPr>
        <w:spacing w:before="240" w:after="240"/>
        <w:rPr>
          <w:lang w:val="en-US"/>
        </w:rPr>
      </w:pPr>
      <w:r>
        <w:rPr>
          <w:lang w:val="en-US"/>
        </w:rPr>
        <w:t xml:space="preserve">Lundberg, S. M.; LEE, S. I. A Unified Approach to Interpreting Model Predictions. </w:t>
      </w:r>
      <w:r>
        <w:rPr>
          <w:i/>
          <w:iCs/>
          <w:lang w:val="en-US"/>
        </w:rPr>
        <w:t>Advances in Neural Information Processing Systems</w:t>
      </w:r>
      <w:r>
        <w:rPr>
          <w:lang w:val="en-US"/>
        </w:rPr>
        <w:t xml:space="preserve">, 2017, p. 4766–4775. Disponível em: </w:t>
      </w:r>
      <w:r>
        <w:fldChar w:fldCharType="begin"/>
      </w:r>
      <w:r>
        <w:instrText xml:space="preserve"> HYPERLINK "https://arxiv.org/abs/1705.07874v2" \t "_new" </w:instrText>
      </w:r>
      <w:r>
        <w:fldChar w:fldCharType="separate"/>
      </w:r>
      <w:r>
        <w:rPr>
          <w:rStyle w:val="18"/>
          <w:lang w:val="en-US"/>
        </w:rPr>
        <w:t>https://arxiv.org/abs/1705.07874v2</w:t>
      </w:r>
      <w:r>
        <w:rPr>
          <w:rStyle w:val="18"/>
          <w:lang w:val="en-US"/>
        </w:rPr>
        <w:fldChar w:fldCharType="end"/>
      </w:r>
      <w:r>
        <w:rPr>
          <w:lang w:val="en-US"/>
        </w:rPr>
        <w:t>.</w:t>
      </w:r>
    </w:p>
    <w:p w14:paraId="09FDC088">
      <w:pPr>
        <w:numPr>
          <w:ilvl w:val="0"/>
          <w:numId w:val="6"/>
        </w:numPr>
        <w:spacing w:before="240" w:after="240"/>
      </w:pPr>
      <w:r>
        <w:t xml:space="preserve">Moreira, S. R. G. Epilepsia: concepção histórica, aspectos conceituais, diagnóstico e tratamento. </w:t>
      </w:r>
      <w:r>
        <w:rPr>
          <w:i/>
          <w:iCs/>
        </w:rPr>
        <w:t>Mental</w:t>
      </w:r>
      <w:r>
        <w:t>, v. 2, n. 3, p. 107–122, 2004.</w:t>
      </w:r>
    </w:p>
    <w:p w14:paraId="66CFC49F">
      <w:pPr>
        <w:numPr>
          <w:ilvl w:val="0"/>
          <w:numId w:val="6"/>
        </w:numPr>
        <w:spacing w:before="240" w:after="240"/>
      </w:pPr>
      <w:r>
        <w:t>Oliva, J. L. Análise de sinais de EEG para diferenciação entre crises epilépticas e crises não epilépticas psicogênicas utilizando DWT e SVM. Dissertação (Mestrado), Instituto Federal de São Paulo, 2019.</w:t>
      </w:r>
    </w:p>
    <w:p w14:paraId="4BB6EFD6">
      <w:pPr>
        <w:numPr>
          <w:ilvl w:val="0"/>
          <w:numId w:val="6"/>
        </w:numPr>
        <w:spacing w:before="240" w:after="240"/>
      </w:pPr>
      <w:r>
        <w:t xml:space="preserve">Paola, L. Crises não epilépticas psicogênicas: A justificativa reconciliatória entre neurologistas e psiquiátricas. </w:t>
      </w:r>
      <w:r>
        <w:rPr>
          <w:i/>
          <w:iCs/>
        </w:rPr>
        <w:t>Revista Brasileira de Clínica Terapêutica</w:t>
      </w:r>
      <w:r>
        <w:t>, v. 12, n. 7, p. 112–118, 2010.</w:t>
      </w:r>
    </w:p>
    <w:p w14:paraId="441BCA0C">
      <w:pPr>
        <w:numPr>
          <w:ilvl w:val="0"/>
          <w:numId w:val="6"/>
        </w:numPr>
        <w:spacing w:before="240" w:after="240"/>
      </w:pPr>
      <w:r>
        <w:t xml:space="preserve">Silva, M. L. C.; Souza, A. P. Implementação de ferramentas open source para diagnóstico de epilepsia no SUS. </w:t>
      </w:r>
      <w:r>
        <w:rPr>
          <w:i/>
          <w:iCs/>
        </w:rPr>
        <w:t>Revista de Saúde Pública</w:t>
      </w:r>
      <w:r>
        <w:t>, v. 53, p. 21, 2019.</w:t>
      </w:r>
    </w:p>
    <w:p w14:paraId="7922F803">
      <w:pPr>
        <w:numPr>
          <w:ilvl w:val="0"/>
          <w:numId w:val="6"/>
        </w:numPr>
        <w:spacing w:before="240" w:after="240"/>
        <w:rPr>
          <w:lang w:val="en-US"/>
        </w:rPr>
      </w:pPr>
      <w:r>
        <w:rPr>
          <w:lang w:val="en-US"/>
        </w:rPr>
        <w:t xml:space="preserve">Son, J. H. et al. A hybrid decision support model to discover informative knowledge in diagnosing acute appendicitis. </w:t>
      </w:r>
      <w:r>
        <w:rPr>
          <w:i/>
          <w:iCs/>
          <w:lang w:val="en-US"/>
        </w:rPr>
        <w:t>BMC Medical Informatics and Decision Making</w:t>
      </w:r>
      <w:r>
        <w:rPr>
          <w:lang w:val="en-US"/>
        </w:rPr>
        <w:t>, v. 12, n. 1, p. 17, 2012.</w:t>
      </w:r>
    </w:p>
    <w:p w14:paraId="4D917A22">
      <w:pPr>
        <w:numPr>
          <w:ilvl w:val="0"/>
          <w:numId w:val="6"/>
        </w:numPr>
        <w:spacing w:before="240" w:after="240"/>
        <w:rPr>
          <w:lang w:val="en-US"/>
        </w:rPr>
      </w:pPr>
      <w:r>
        <w:rPr>
          <w:lang w:val="fr-FR"/>
        </w:rPr>
        <w:t xml:space="preserve">Strafella, A. P. et al. </w:t>
      </w:r>
      <w:r>
        <w:rPr>
          <w:lang w:val="en-US"/>
        </w:rPr>
        <w:t xml:space="preserve">Collaborative networks in precision medicine: advancing healthcare through shared expertise. </w:t>
      </w:r>
      <w:r>
        <w:rPr>
          <w:i/>
          <w:iCs/>
          <w:lang w:val="en-US"/>
        </w:rPr>
        <w:t>Frontiers in Medicine</w:t>
      </w:r>
      <w:r>
        <w:rPr>
          <w:lang w:val="en-US"/>
        </w:rPr>
        <w:t xml:space="preserve">, v. 5, art. 216, 2018. Disponível em: </w:t>
      </w:r>
      <w:r>
        <w:fldChar w:fldCharType="begin"/>
      </w:r>
      <w:r>
        <w:instrText xml:space="preserve"> HYPERLINK "https://www.frontiersin.org/articles/10.3389/fmed.2018.00216/full" \t "_new" </w:instrText>
      </w:r>
      <w:r>
        <w:fldChar w:fldCharType="separate"/>
      </w:r>
      <w:r>
        <w:rPr>
          <w:rStyle w:val="18"/>
          <w:lang w:val="en-US"/>
        </w:rPr>
        <w:t>https://www.frontiersin.org/articles/10.3389/fmed.2018.00216/full</w:t>
      </w:r>
      <w:r>
        <w:rPr>
          <w:rStyle w:val="18"/>
          <w:lang w:val="en-US"/>
        </w:rPr>
        <w:fldChar w:fldCharType="end"/>
      </w:r>
      <w:r>
        <w:rPr>
          <w:lang w:val="en-US"/>
        </w:rPr>
        <w:t>.</w:t>
      </w:r>
    </w:p>
    <w:p w14:paraId="10DC0DE0">
      <w:pPr>
        <w:numPr>
          <w:ilvl w:val="0"/>
          <w:numId w:val="6"/>
        </w:numPr>
        <w:spacing w:before="240" w:after="240"/>
      </w:pPr>
      <w:r>
        <w:rPr>
          <w:lang w:val="en-US"/>
        </w:rPr>
        <w:t xml:space="preserve">Najarian, K., &amp; Splinter, R. (2012). Biomedical Signal and Image Processing (2nd ed.). </w:t>
      </w:r>
      <w:r>
        <w:t>Disponível em: https://www.taylorfrancis.com/books/oa-mono/10.1201/b11978/biomedical-signal-image-processing-kayvan-najarian-robert-splinter</w:t>
      </w:r>
    </w:p>
    <w:p w14:paraId="50CC7FCB">
      <w:pPr>
        <w:pStyle w:val="90"/>
        <w:numPr>
          <w:ilvl w:val="0"/>
          <w:numId w:val="6"/>
        </w:numPr>
        <w:spacing w:line="276" w:lineRule="auto"/>
        <w:jc w:val="left"/>
        <w:rPr>
          <w:color w:val="222222"/>
          <w:lang w:val="en-US"/>
        </w:rPr>
      </w:pPr>
      <w:r>
        <w:rPr>
          <w:color w:val="222222"/>
          <w:lang w:val="en-US"/>
        </w:rPr>
        <w:t>Hayes, P. &amp; Weinstein, S. Construe/tis: a system for content-based indexing of a database of news stories. em Annual Conference on Innovative Applications of AI. 1990.</w:t>
      </w:r>
    </w:p>
    <w:sectPr>
      <w:headerReference r:id="rId9" w:type="first"/>
      <w:headerReference r:id="rId8" w:type="default"/>
      <w:pgSz w:w="11906" w:h="16838"/>
      <w:pgMar w:top="1701" w:right="1134" w:bottom="1134" w:left="1701" w:header="720" w:footer="0" w:gutter="0"/>
      <w:pgNumType w:start="7"/>
      <w:cols w:space="720" w:num="1"/>
      <w:formProt w:val="0"/>
      <w:docGrid w:linePitch="10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eatriz dos reis leite" w:date="2025-02-11T14:11:00Z" w:initials="">
    <w:p w14:paraId="2475D04F">
      <w:pPr>
        <w:pStyle w:val="24"/>
        <w:jc w:val="left"/>
      </w:pPr>
      <w:r>
        <w:t>Precisa rever segundo o comentário da professora. Algo sobre não ter sido Olivia quem fez isso</w:t>
      </w:r>
    </w:p>
  </w:comment>
  <w:comment w:id="1" w:author="Victor Augusto Soares Gonzalles" w:date="2025-02-18T18:09:00Z" w:initials="VASG">
    <w:p w14:paraId="26644693">
      <w:pPr>
        <w:pStyle w:val="24"/>
      </w:pPr>
      <w:r>
        <w:annotationRef/>
      </w:r>
    </w:p>
  </w:comment>
  <w:comment w:id="2" w:author="Beatriz dos reis leite" w:date="2025-02-11T14:24:00Z" w:initials="">
    <w:p w14:paraId="61F85ADC">
      <w:pPr>
        <w:pStyle w:val="24"/>
        <w:jc w:val="left"/>
      </w:pPr>
      <w:r>
        <w:t>A prof tinha colocado "?" pra isso aqui. Não entendi se foi resolvido</w:t>
      </w:r>
    </w:p>
  </w:comment>
  <w:comment w:id="3" w:author="Beatriz dos reis leite" w:date="2025-02-11T14:32:00Z" w:initials="">
    <w:p w14:paraId="3A2D1E5A">
      <w:pPr>
        <w:pStyle w:val="24"/>
        <w:jc w:val="left"/>
      </w:pPr>
      <w:r>
        <w:t>Na lista de símbolos, vc diferenciou a wavelet de Daubechies e  wavelet morlet? Professora pediu isso e eu não identifiquei no trabalho</w:t>
      </w:r>
    </w:p>
  </w:comment>
  <w:comment w:id="4" w:author="Beatriz dos reis leite" w:date="2025-02-11T15:17:00Z" w:initials="">
    <w:p w14:paraId="0725D650">
      <w:pPr>
        <w:pStyle w:val="24"/>
        <w:jc w:val="left"/>
      </w:pPr>
      <w:r>
        <w:t>A prof tinha deixado o seguinte comentário: "onde estão os vetores de suporte da figura?" - isso foi inserido? Não identifiquei</w:t>
      </w:r>
    </w:p>
  </w:comment>
  <w:comment w:id="6" w:author="Beatriz dos reis leite" w:date="2025-02-11T15:35:00Z" w:initials="">
    <w:p w14:paraId="74D7E303">
      <w:pPr>
        <w:pStyle w:val="24"/>
        <w:jc w:val="left"/>
      </w:pPr>
      <w:r>
        <w:t>Prof tinha deixado o comentário: "isso já é a metodologia"?</w:t>
      </w:r>
    </w:p>
  </w:comment>
  <w:comment w:id="7" w:author="Beatriz dos reis leite" w:date="2025-02-11T15:49:00Z" w:initials="">
    <w:p w14:paraId="1F5AE3EE">
      <w:pPr>
        <w:pStyle w:val="24"/>
        <w:jc w:val="left"/>
      </w:pPr>
      <w:r>
        <w:t>Prof deixou o comentário: "não enxergo as etapas mencionadas no fluxo abaixo"</w:t>
      </w:r>
    </w:p>
  </w:comment>
  <w:comment w:id="5" w:author="Rafael [2]" w:date="2025-03-01T00:07:32Z" w:initials="">
    <w:p w14:paraId="5C1F1264">
      <w:pPr>
        <w:pStyle w:val="24"/>
        <w:rPr>
          <w:rFonts w:hint="default"/>
          <w:lang w:val="pt-BR"/>
        </w:rPr>
      </w:pPr>
      <w:r>
        <w:rPr>
          <w:rFonts w:hint="default"/>
          <w:lang w:val="pt-BR"/>
        </w:rPr>
        <w:t>remover</w:t>
      </w:r>
    </w:p>
  </w:comment>
  <w:comment w:id="8" w:author="Rafael [2]" w:date="2025-03-01T00:08:56Z" w:initials="">
    <w:p w14:paraId="063651EF">
      <w:pPr>
        <w:pStyle w:val="24"/>
        <w:rPr>
          <w:rFonts w:hint="default"/>
          <w:lang w:val="pt-BR"/>
        </w:rPr>
      </w:pPr>
      <w:r>
        <w:rPr>
          <w:rFonts w:hint="default"/>
          <w:lang w:val="pt-BR"/>
        </w:rPr>
        <w:t xml:space="preserve">Aprofundar </w:t>
      </w:r>
    </w:p>
  </w:comment>
  <w:comment w:id="9" w:author="Rafael [2]" w:date="2025-03-01T00:10:48Z" w:initials="">
    <w:p w14:paraId="5DFA8711">
      <w:pPr>
        <w:pStyle w:val="24"/>
        <w:rPr>
          <w:rFonts w:hint="default"/>
          <w:lang w:val="pt-BR"/>
        </w:rPr>
      </w:pPr>
      <w:bookmarkStart w:id="57" w:name="_GoBack"/>
      <w:r>
        <w:rPr>
          <w:rFonts w:hint="default"/>
          <w:lang w:val="pt-BR"/>
        </w:rPr>
        <w:t>Explicar a relação entre as metricas de acuracia, precisão e especificidade(recall - preciso normalizar o termo no restante do trabalho)</w:t>
      </w:r>
    </w:p>
    <w:p w14:paraId="4A05405D">
      <w:pPr>
        <w:pStyle w:val="24"/>
        <w:rPr>
          <w:rFonts w:hint="default"/>
          <w:lang w:val="pt-BR"/>
        </w:rPr>
      </w:pPr>
    </w:p>
    <w:p w14:paraId="5CB67B50">
      <w:pPr>
        <w:pStyle w:val="24"/>
        <w:rPr>
          <w:rFonts w:hint="default"/>
          <w:lang w:val="pt-BR"/>
        </w:rPr>
      </w:pPr>
      <w:r>
        <w:rPr>
          <w:rFonts w:hint="default"/>
          <w:lang w:val="pt-BR"/>
        </w:rPr>
        <w:t>Por fim comentar o porque que utilzar essas metricas em datasets balanceados é um erro e o porque adotar a matriz ROC AOC (básicamente uma relação entre a precisão e específicidade calculado de forma mais assertiva o erro esperado do que predito e penalizando de maneira propocional)</w:t>
      </w:r>
    </w:p>
    <w:bookmarkEnd w:id="57"/>
  </w:comment>
  <w:comment w:id="10" w:author="Beatriz dos reis leite" w:date="2025-02-11T16:02:00Z" w:initials="">
    <w:p w14:paraId="3AA64346">
      <w:pPr>
        <w:pStyle w:val="24"/>
        <w:jc w:val="left"/>
      </w:pPr>
      <w:r>
        <w:t>Comentário da prof: "apesar e ter esse nome, não teve 1 artigo/trabalho relacionando o tema abordado"</w:t>
      </w:r>
    </w:p>
  </w:comment>
  <w:comment w:id="11" w:author="Rafael [2]" w:date="2025-03-01T00:08:35Z" w:initials="">
    <w:p w14:paraId="7990B699">
      <w:pPr>
        <w:pStyle w:val="24"/>
        <w:rPr>
          <w:rFonts w:hint="default"/>
          <w:lang w:val="pt-BR"/>
        </w:rPr>
      </w:pPr>
      <w:r>
        <w:rPr>
          <w:rFonts w:hint="default"/>
          <w:lang w:val="pt-BR"/>
        </w:rPr>
        <w:t xml:space="preserve">Add 2 artigos </w:t>
      </w:r>
    </w:p>
    <w:p w14:paraId="60244B8F">
      <w:pPr>
        <w:pStyle w:val="24"/>
        <w:rPr>
          <w:rFonts w:hint="default"/>
          <w:lang w:val="pt-BR"/>
        </w:rPr>
      </w:pPr>
    </w:p>
  </w:comment>
  <w:comment w:id="12" w:author="Mysterio" w:date="2025-02-12T15:19:00Z" w:initials="M">
    <w:p w14:paraId="024AF89F">
      <w:pPr>
        <w:pStyle w:val="24"/>
      </w:pPr>
      <w:r>
        <w:rPr>
          <w:highlight w:val="red"/>
        </w:rPr>
        <w:t>(validar formatação)</w:t>
      </w:r>
    </w:p>
  </w:comment>
  <w:comment w:id="13" w:author="Luan Morony" w:date="2025-02-18T20:52:00Z" w:initials="LM">
    <w:p w14:paraId="1E676C6C">
      <w:pPr>
        <w:pStyle w:val="24"/>
      </w:pPr>
      <w:r>
        <w:t>Só repliquei no tcc do kaue</w:t>
      </w:r>
    </w:p>
    <w:p w14:paraId="2EE2917C">
      <w:pPr>
        <w:pStyle w:val="24"/>
      </w:pPr>
    </w:p>
  </w:comment>
  <w:comment w:id="14" w:author="Luan Morony" w:date="2025-02-18T20:53:00Z" w:initials="LM">
    <w:p w14:paraId="00B7380A">
      <w:pPr>
        <w:pStyle w:val="24"/>
      </w:pPr>
      <w:r>
        <w:annotationRef/>
      </w:r>
    </w:p>
  </w:comment>
  <w:comment w:id="15" w:author="Rafael" w:date="2025-02-12T19:40:00Z" w:initials="">
    <w:p w14:paraId="11308AEF">
      <w:pPr>
        <w:pStyle w:val="24"/>
      </w:pPr>
      <w:r>
        <w:t>Atualizar a tabela de exames</w:t>
      </w:r>
    </w:p>
    <w:p w14:paraId="0E4EBBE3">
      <w:pPr>
        <w:pStyle w:val="24"/>
      </w:pPr>
      <w:r>
        <w:t>145 arquivos EDF, correspondentes a 30 pacientes, 8 diagnosticados com CNEP, 20 diagnosticados com CE e 2 diagnosticados em ambas as classes.</w:t>
      </w:r>
    </w:p>
    <w:p w14:paraId="7D8A9B66">
      <w:pPr>
        <w:pStyle w:val="24"/>
      </w:pPr>
    </w:p>
  </w:comment>
  <w:comment w:id="16" w:author="Luan Morony" w:date="2025-02-18T20:51:00Z" w:initials="LM">
    <w:p w14:paraId="2362439A">
      <w:pPr>
        <w:pStyle w:val="24"/>
      </w:pPr>
      <w:r>
        <w:t>Qual que foi filtrado pra dos 41 virar 30? So para atualizar na tabela</w:t>
      </w:r>
    </w:p>
    <w:p w14:paraId="22CF0F5A">
      <w:pPr>
        <w:pStyle w:val="24"/>
      </w:pPr>
    </w:p>
  </w:comment>
  <w:comment w:id="17" w:author="Luan Morony" w:date="2025-02-18T20:51:00Z" w:initials="LM">
    <w:p w14:paraId="0BC81D60">
      <w:pPr>
        <w:pStyle w:val="24"/>
      </w:pPr>
      <w:r>
        <w:annotationRef/>
      </w:r>
    </w:p>
  </w:comment>
  <w:comment w:id="18" w:author="Rafael" w:date="2025-02-12T21:28:00Z" w:initials="">
    <w:p w14:paraId="49789123">
      <w:pPr>
        <w:pStyle w:val="24"/>
      </w:pPr>
      <w:r>
        <w:t>Adicionar ao dicionarios de siglas</w:t>
      </w:r>
    </w:p>
  </w:comment>
  <w:comment w:id="19" w:author="Rafael" w:date="2025-02-12T21:28:00Z" w:initials="">
    <w:p w14:paraId="3164D9F0">
      <w:pPr>
        <w:pStyle w:val="24"/>
      </w:pPr>
      <w:r>
        <w:t>Adicionar numero do anexo</w:t>
      </w:r>
    </w:p>
    <w:p w14:paraId="05098716">
      <w:pPr>
        <w:pStyle w:val="24"/>
      </w:pPr>
    </w:p>
  </w:comment>
  <w:comment w:id="20" w:author="Rafael" w:date="2025-02-12T21:02:00Z" w:initials="">
    <w:p w14:paraId="599001A0">
      <w:pPr>
        <w:pStyle w:val="24"/>
      </w:pPr>
      <w:r>
        <w:t>Adicionar numero do anexo</w:t>
      </w:r>
    </w:p>
    <w:p w14:paraId="049B3E88">
      <w:pPr>
        <w:pStyle w:val="24"/>
      </w:pPr>
    </w:p>
  </w:comment>
  <w:comment w:id="21" w:author="Rafael" w:date="2025-02-12T21:29:00Z" w:initials="">
    <w:p w14:paraId="52BA8DFE">
      <w:pPr>
        <w:pStyle w:val="27"/>
        <w:spacing w:before="0" w:beforeAutospacing="1" w:after="0" w:afterAutospacing="1"/>
        <w:jc w:val="both"/>
        <w:rPr>
          <w:rFonts w:ascii="Arial" w:hAnsi="Arial" w:eastAsia="SimHei" w:cs="Arial"/>
        </w:rPr>
      </w:pPr>
      <w:r>
        <w:rPr>
          <w:rFonts w:ascii="Arial" w:hAnsi="Arial" w:eastAsia="SimHei" w:cs="Arial"/>
          <w:lang w:eastAsia="zh-CN" w:bidi="ar"/>
        </w:rPr>
        <w:t>Adicionar numero do anexo</w:t>
      </w:r>
    </w:p>
    <w:p w14:paraId="59E63804">
      <w:pPr>
        <w:pStyle w:val="24"/>
      </w:pPr>
    </w:p>
  </w:comment>
  <w:comment w:id="22" w:author="Rafael Asafe De Sousa Ferreira" w:date="2025-01-20T13:21:00Z" w:initials="RD">
    <w:p w14:paraId="6FFFDD1F">
      <w:pPr>
        <w:pStyle w:val="24"/>
        <w:jc w:val="left"/>
      </w:pPr>
      <w:r>
        <w:t>adicionar o nome do exame</w:t>
      </w:r>
    </w:p>
  </w:comment>
  <w:comment w:id="23" w:author="Rafael Asafe De Sousa Ferreira" w:date="2025-01-20T13:21:00Z" w:initials="RD">
    <w:p w14:paraId="45D2EF23">
      <w:pPr>
        <w:pStyle w:val="24"/>
        <w:jc w:val="left"/>
      </w:pPr>
      <w:r>
        <w:t>adicionar o nome do exame</w:t>
      </w:r>
    </w:p>
  </w:comment>
  <w:comment w:id="24" w:author="Rafael Asafe De Sousa Ferreira" w:date="2025-02-03T08:13:00Z" w:initials="RD">
    <w:p w14:paraId="482CFBBD">
      <w:pPr>
        <w:pStyle w:val="24"/>
        <w:jc w:val="left"/>
      </w:pPr>
      <w:r>
        <w:t>na fundamentação  teorica abordar topico de qualidade de dados e citar o desbalanceamento de classes</w:t>
      </w:r>
    </w:p>
  </w:comment>
  <w:comment w:id="25" w:author="Rafael Asafe De Sousa Ferreira" w:date="2025-02-03T08:15:00Z" w:initials="RD">
    <w:p w14:paraId="00C25C54">
      <w:pPr>
        <w:pStyle w:val="24"/>
        <w:jc w:val="left"/>
      </w:pPr>
      <w:r>
        <w:t>adicionar na fundamentação teorica</w:t>
      </w:r>
    </w:p>
  </w:comment>
  <w:comment w:id="26" w:author="Rafael" w:date="2025-02-12T22:23:00Z" w:initials="">
    <w:p w14:paraId="6D82712B">
      <w:pPr>
        <w:pStyle w:val="24"/>
      </w:pPr>
      <w:r>
        <w:t>Adicionar</w:t>
      </w:r>
    </w:p>
  </w:comment>
  <w:comment w:id="27" w:author="Rafael Asafe De Sousa Ferreira" w:date="2025-02-03T08:42:00Z" w:initials="RD">
    <w:p w14:paraId="403C82CB">
      <w:pPr>
        <w:pStyle w:val="24"/>
        <w:jc w:val="left"/>
      </w:pPr>
      <w:r>
        <w:t xml:space="preserve">garantir que na fundamentação teórica topico para avaliações de modelos </w:t>
      </w:r>
    </w:p>
  </w:comment>
  <w:comment w:id="28" w:author="Rafael Asafe De Sousa Ferreira" w:date="2025-02-03T08:43:00Z" w:initials="RD">
    <w:p w14:paraId="6C728F78">
      <w:pPr>
        <w:pStyle w:val="24"/>
        <w:jc w:val="left"/>
      </w:pPr>
      <w:r>
        <w:t>@luan cria uma tabela que nem a outra pf, os dados estão no disc</w:t>
      </w:r>
    </w:p>
  </w:comment>
  <w:comment w:id="29" w:author="Rafael" w:date="2025-02-12T22:43:00Z" w:initials="">
    <w:p w14:paraId="01F6D3C0">
      <w:pPr>
        <w:pStyle w:val="24"/>
      </w:pPr>
      <w:r>
        <w:t>Adicionar no topico de avaliação de modelos na introdução teorica</w:t>
      </w:r>
    </w:p>
    <w:p w14:paraId="7526289D">
      <w:pPr>
        <w:pStyle w:val="24"/>
      </w:pPr>
    </w:p>
  </w:comment>
  <w:comment w:id="30" w:author="Luan Morony" w:date="2025-02-18T21:23:00Z" w:initials="LM">
    <w:p w14:paraId="72CA5E78">
      <w:pPr>
        <w:pStyle w:val="24"/>
      </w:pPr>
      <w:r>
        <w:t xml:space="preserve">@Asafe ela vai pedir para citar no texto se não melhor tirar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75D04F" w15:done="1"/>
  <w15:commentEx w15:paraId="26644693" w15:done="1" w15:paraIdParent="2475D04F"/>
  <w15:commentEx w15:paraId="61F85ADC" w15:done="1"/>
  <w15:commentEx w15:paraId="3A2D1E5A" w15:done="0"/>
  <w15:commentEx w15:paraId="0725D650" w15:done="0"/>
  <w15:commentEx w15:paraId="74D7E303" w15:done="0"/>
  <w15:commentEx w15:paraId="1F5AE3EE" w15:done="0"/>
  <w15:commentEx w15:paraId="5C1F1264" w15:done="0"/>
  <w15:commentEx w15:paraId="063651EF" w15:done="0"/>
  <w15:commentEx w15:paraId="5CB67B50" w15:done="0"/>
  <w15:commentEx w15:paraId="3AA64346" w15:done="0"/>
  <w15:commentEx w15:paraId="60244B8F" w15:done="0"/>
  <w15:commentEx w15:paraId="024AF89F" w15:done="1"/>
  <w15:commentEx w15:paraId="2EE2917C" w15:done="1" w15:paraIdParent="024AF89F"/>
  <w15:commentEx w15:paraId="00B7380A" w15:done="1" w15:paraIdParent="024AF89F"/>
  <w15:commentEx w15:paraId="7D8A9B66" w15:done="1"/>
  <w15:commentEx w15:paraId="22CF0F5A" w15:done="1" w15:paraIdParent="7D8A9B66"/>
  <w15:commentEx w15:paraId="0BC81D60" w15:done="1" w15:paraIdParent="7D8A9B66"/>
  <w15:commentEx w15:paraId="49789123" w15:done="0"/>
  <w15:commentEx w15:paraId="05098716" w15:done="0"/>
  <w15:commentEx w15:paraId="049B3E88" w15:done="0"/>
  <w15:commentEx w15:paraId="59E63804" w15:done="0"/>
  <w15:commentEx w15:paraId="6FFFDD1F" w15:done="1"/>
  <w15:commentEx w15:paraId="45D2EF23" w15:done="1"/>
  <w15:commentEx w15:paraId="482CFBBD" w15:done="1"/>
  <w15:commentEx w15:paraId="00C25C54" w15:done="1"/>
  <w15:commentEx w15:paraId="6D82712B" w15:done="0"/>
  <w15:commentEx w15:paraId="403C82CB" w15:done="1"/>
  <w15:commentEx w15:paraId="6C728F78" w15:done="1"/>
  <w15:commentEx w15:paraId="7526289D" w15:done="1"/>
  <w15:commentEx w15:paraId="72CA5E7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handwriting-draft_free-version"/>
    <w:panose1 w:val="00000400000000000000"/>
    <w:charset w:val="00"/>
    <w:family w:val="roman"/>
    <w:pitch w:val="default"/>
    <w:sig w:usb0="00000000" w:usb1="00000000" w:usb2="00000000" w:usb3="00000000" w:csb0="00000001" w:csb1="00000000"/>
  </w:font>
  <w:font w:name="Liberation Serif">
    <w:altName w:val="Times New Roman"/>
    <w:panose1 w:val="00000000000000000000"/>
    <w:charset w:val="00"/>
    <w:family w:val="roman"/>
    <w:pitch w:val="default"/>
    <w:sig w:usb0="00000000" w:usb1="00000000" w:usb2="00000000" w:usb3="00000000" w:csb0="00000000" w:csb1="00000000"/>
  </w:font>
  <w:font w:name="Lucida Sans">
    <w:panose1 w:val="020B0602030504020204"/>
    <w:charset w:val="00"/>
    <w:family w:val="swiss"/>
    <w:pitch w:val="default"/>
    <w:sig w:usb0="00000003" w:usb1="00000000" w:usb2="00000000" w:usb3="00000000" w:csb0="20000001"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swiss"/>
    <w:pitch w:val="default"/>
    <w:sig w:usb0="80000287" w:usb1="2ACF3C50" w:usb2="00000016" w:usb3="00000000" w:csb0="0004001F" w:csb1="00000000"/>
  </w:font>
  <w:font w:name="Helvetica Neue">
    <w:altName w:val="Arial"/>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handwriting-draft_free-version">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5CC51">
    <w:pPr>
      <w:tabs>
        <w:tab w:val="center" w:pos="4252"/>
        <w:tab w:val="right" w:pos="8504"/>
      </w:tabs>
      <w:spacing w:after="0" w:line="240" w:lineRule="auto"/>
      <w:jc w:val="right"/>
      <w:rPr>
        <w:rFonts w:eastAsia="Arial"/>
        <w:color w:val="000000"/>
        <w:szCs w:val="24"/>
      </w:rPr>
    </w:pPr>
  </w:p>
  <w:p w14:paraId="109C2256">
    <w:pPr>
      <w:tabs>
        <w:tab w:val="center" w:pos="4252"/>
        <w:tab w:val="right" w:pos="8504"/>
      </w:tabs>
      <w:spacing w:after="0" w:line="240" w:lineRule="auto"/>
      <w:rPr>
        <w:rFonts w:eastAsia="Arial"/>
        <w:color w:val="000000"/>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FA408">
    <w:pPr>
      <w:tabs>
        <w:tab w:val="center" w:pos="4252"/>
        <w:tab w:val="right" w:pos="8504"/>
      </w:tabs>
      <w:spacing w:after="0" w:line="240" w:lineRule="auto"/>
      <w:jc w:val="right"/>
      <w:rPr>
        <w:rFonts w:eastAsia="Arial"/>
        <w:color w:val="000000"/>
        <w:szCs w:val="24"/>
      </w:rPr>
    </w:pPr>
    <w:r>
      <w:fldChar w:fldCharType="begin"/>
    </w:r>
    <w:r>
      <w:instrText xml:space="preserve"> PAGE </w:instrText>
    </w:r>
    <w:r>
      <w:fldChar w:fldCharType="separate"/>
    </w:r>
    <w:r>
      <w:t>47</w:t>
    </w:r>
    <w:r>
      <w:fldChar w:fldCharType="end"/>
    </w:r>
  </w:p>
  <w:p w14:paraId="2F14C277">
    <w:pPr>
      <w:tabs>
        <w:tab w:val="center" w:pos="4252"/>
        <w:tab w:val="right" w:pos="8504"/>
      </w:tabs>
      <w:spacing w:after="0" w:line="240" w:lineRule="auto"/>
      <w:rPr>
        <w:rFonts w:eastAsia="Arial"/>
        <w:color w:val="000000"/>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C88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610D5D"/>
    <w:multiLevelType w:val="multilevel"/>
    <w:tmpl w:val="2E610D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8BA6EF1"/>
    <w:multiLevelType w:val="multilevel"/>
    <w:tmpl w:val="38BA6EF1"/>
    <w:lvl w:ilvl="0" w:tentative="0">
      <w:start w:val="4"/>
      <w:numFmt w:val="decimal"/>
      <w:lvlText w:val="%1."/>
      <w:lvlJc w:val="left"/>
      <w:pPr>
        <w:ind w:left="585" w:hanging="585"/>
      </w:pPr>
      <w:rPr>
        <w:rFonts w:hint="default"/>
      </w:rPr>
    </w:lvl>
    <w:lvl w:ilvl="1" w:tentative="0">
      <w:start w:val="5"/>
      <w:numFmt w:val="decimal"/>
      <w:lvlText w:val="%1.%2."/>
      <w:lvlJc w:val="left"/>
      <w:pPr>
        <w:ind w:left="720" w:hanging="72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452B5745"/>
    <w:multiLevelType w:val="multilevel"/>
    <w:tmpl w:val="452B57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E39207D"/>
    <w:multiLevelType w:val="multilevel"/>
    <w:tmpl w:val="4E39207D"/>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62355B1F"/>
    <w:multiLevelType w:val="multilevel"/>
    <w:tmpl w:val="62355B1F"/>
    <w:lvl w:ilvl="0" w:tentative="0">
      <w:start w:val="4"/>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5">
    <w:nsid w:val="7F151C15"/>
    <w:multiLevelType w:val="multilevel"/>
    <w:tmpl w:val="7F151C15"/>
    <w:lvl w:ilvl="0" w:tentative="0">
      <w:start w:val="1"/>
      <w:numFmt w:val="decimal"/>
      <w:lvlText w:val="%1."/>
      <w:lvlJc w:val="left"/>
      <w:pPr>
        <w:tabs>
          <w:tab w:val="left" w:pos="0"/>
        </w:tabs>
        <w:ind w:left="720" w:hanging="360"/>
      </w:pPr>
    </w:lvl>
    <w:lvl w:ilvl="1" w:tentative="0">
      <w:start w:val="1"/>
      <w:numFmt w:val="decimal"/>
      <w:lvlText w:val="%1.%2."/>
      <w:lvlJc w:val="left"/>
      <w:pPr>
        <w:tabs>
          <w:tab w:val="left" w:pos="0"/>
        </w:tabs>
        <w:ind w:left="1080" w:hanging="720"/>
      </w:pPr>
    </w:lvl>
    <w:lvl w:ilvl="2" w:tentative="0">
      <w:start w:val="1"/>
      <w:numFmt w:val="decimal"/>
      <w:lvlText w:val="%1.%2.%3."/>
      <w:lvlJc w:val="left"/>
      <w:pPr>
        <w:tabs>
          <w:tab w:val="left" w:pos="0"/>
        </w:tabs>
        <w:ind w:left="1080" w:hanging="720"/>
      </w:pPr>
    </w:lvl>
    <w:lvl w:ilvl="3" w:tentative="0">
      <w:start w:val="1"/>
      <w:numFmt w:val="decimal"/>
      <w:lvlText w:val="%1.%2.%3.%4."/>
      <w:lvlJc w:val="left"/>
      <w:pPr>
        <w:tabs>
          <w:tab w:val="left" w:pos="0"/>
        </w:tabs>
        <w:ind w:left="1440" w:hanging="1080"/>
      </w:pPr>
    </w:lvl>
    <w:lvl w:ilvl="4" w:tentative="0">
      <w:start w:val="1"/>
      <w:numFmt w:val="decimal"/>
      <w:lvlText w:val="%1.%2.%3.%4.%5."/>
      <w:lvlJc w:val="left"/>
      <w:pPr>
        <w:tabs>
          <w:tab w:val="left" w:pos="0"/>
        </w:tabs>
        <w:ind w:left="1440" w:hanging="1080"/>
      </w:pPr>
    </w:lvl>
    <w:lvl w:ilvl="5" w:tentative="0">
      <w:start w:val="1"/>
      <w:numFmt w:val="decimal"/>
      <w:lvlText w:val="%1.%2.%3.%4.%5.%6."/>
      <w:lvlJc w:val="left"/>
      <w:pPr>
        <w:tabs>
          <w:tab w:val="left" w:pos="0"/>
        </w:tabs>
        <w:ind w:left="1800" w:hanging="1440"/>
      </w:pPr>
    </w:lvl>
    <w:lvl w:ilvl="6" w:tentative="0">
      <w:start w:val="1"/>
      <w:numFmt w:val="decimal"/>
      <w:lvlText w:val="%1.%2.%3.%4.%5.%6.%7."/>
      <w:lvlJc w:val="left"/>
      <w:pPr>
        <w:tabs>
          <w:tab w:val="left" w:pos="0"/>
        </w:tabs>
        <w:ind w:left="1800" w:hanging="1440"/>
      </w:pPr>
    </w:lvl>
    <w:lvl w:ilvl="7" w:tentative="0">
      <w:start w:val="1"/>
      <w:numFmt w:val="decimal"/>
      <w:lvlText w:val="%1.%2.%3.%4.%5.%6.%7.%8."/>
      <w:lvlJc w:val="left"/>
      <w:pPr>
        <w:tabs>
          <w:tab w:val="left" w:pos="0"/>
        </w:tabs>
        <w:ind w:left="2160" w:hanging="1800"/>
      </w:pPr>
    </w:lvl>
    <w:lvl w:ilvl="8" w:tentative="0">
      <w:start w:val="1"/>
      <w:numFmt w:val="decimal"/>
      <w:lvlText w:val="%1.%2.%3.%4.%5.%6.%7.%8.%9."/>
      <w:lvlJc w:val="left"/>
      <w:pPr>
        <w:tabs>
          <w:tab w:val="left" w:pos="0"/>
        </w:tabs>
        <w:ind w:left="2520" w:hanging="2160"/>
      </w:p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eatriz dos reis leite">
    <w15:presenceInfo w15:providerId="AD" w15:userId="S::ra00208867@pucsp.edu.br::9adcacfc-1f6a-4cfd-a636-76bdabefb32c"/>
  </w15:person>
  <w15:person w15:author="Victor Augusto Soares Gonzalles">
    <w15:presenceInfo w15:providerId="AD" w15:userId="S-1-5-21-3072832224-1801312119-780452187-89166"/>
  </w15:person>
  <w15:person w15:author="Mysterio">
    <w15:presenceInfo w15:providerId="None" w15:userId="Mysterio"/>
  </w15:person>
  <w15:person w15:author="Luan Morony">
    <w15:presenceInfo w15:providerId="Windows Live" w15:userId="8f540ae298ecac72"/>
  </w15:person>
  <w15:person w15:author="Rafael">
    <w15:presenceInfo w15:providerId="None" w15:userId="Rafael"/>
  </w15:person>
  <w15:person w15:author="Rafael Asafe De Sousa Ferreira">
    <w15:presenceInfo w15:providerId="Windows Live" w15:userId="9db6a2377fe15d97"/>
  </w15:person>
  <w15:person w15:author="Rafael [2]">
    <w15:presenceInfo w15:providerId="WPS Office" w15:userId="2763973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958"/>
    <w:rsid w:val="0000179C"/>
    <w:rsid w:val="00005A87"/>
    <w:rsid w:val="00033647"/>
    <w:rsid w:val="00035E9D"/>
    <w:rsid w:val="00040077"/>
    <w:rsid w:val="00043409"/>
    <w:rsid w:val="00051ADA"/>
    <w:rsid w:val="00053F55"/>
    <w:rsid w:val="00054D85"/>
    <w:rsid w:val="00055D42"/>
    <w:rsid w:val="00062360"/>
    <w:rsid w:val="00064834"/>
    <w:rsid w:val="00070B94"/>
    <w:rsid w:val="00086E4F"/>
    <w:rsid w:val="00087749"/>
    <w:rsid w:val="00087E0C"/>
    <w:rsid w:val="00093A06"/>
    <w:rsid w:val="00093A36"/>
    <w:rsid w:val="000C414D"/>
    <w:rsid w:val="000C74A8"/>
    <w:rsid w:val="000D07E7"/>
    <w:rsid w:val="000D144C"/>
    <w:rsid w:val="000D1C5A"/>
    <w:rsid w:val="000F393C"/>
    <w:rsid w:val="000F4C68"/>
    <w:rsid w:val="00110F0C"/>
    <w:rsid w:val="001158FA"/>
    <w:rsid w:val="00115958"/>
    <w:rsid w:val="0012319E"/>
    <w:rsid w:val="001253FF"/>
    <w:rsid w:val="00125C64"/>
    <w:rsid w:val="00127878"/>
    <w:rsid w:val="00135ED8"/>
    <w:rsid w:val="00164E32"/>
    <w:rsid w:val="001677E8"/>
    <w:rsid w:val="00187C3E"/>
    <w:rsid w:val="001955C2"/>
    <w:rsid w:val="00196498"/>
    <w:rsid w:val="001B62FA"/>
    <w:rsid w:val="001C7876"/>
    <w:rsid w:val="001D0974"/>
    <w:rsid w:val="001D2FBF"/>
    <w:rsid w:val="001E5D94"/>
    <w:rsid w:val="001E7234"/>
    <w:rsid w:val="001F765B"/>
    <w:rsid w:val="00202229"/>
    <w:rsid w:val="002105F6"/>
    <w:rsid w:val="00215FE1"/>
    <w:rsid w:val="002235A9"/>
    <w:rsid w:val="00245CC1"/>
    <w:rsid w:val="002476A3"/>
    <w:rsid w:val="00251FE8"/>
    <w:rsid w:val="00254B13"/>
    <w:rsid w:val="002606B2"/>
    <w:rsid w:val="00260A53"/>
    <w:rsid w:val="00272390"/>
    <w:rsid w:val="002754F1"/>
    <w:rsid w:val="0028369A"/>
    <w:rsid w:val="002845B8"/>
    <w:rsid w:val="0028798C"/>
    <w:rsid w:val="002A1009"/>
    <w:rsid w:val="002C19D0"/>
    <w:rsid w:val="002C2C88"/>
    <w:rsid w:val="002C6E61"/>
    <w:rsid w:val="002C6EAB"/>
    <w:rsid w:val="002F54FA"/>
    <w:rsid w:val="003070BF"/>
    <w:rsid w:val="003074FE"/>
    <w:rsid w:val="003128E5"/>
    <w:rsid w:val="00314504"/>
    <w:rsid w:val="00316B5B"/>
    <w:rsid w:val="00322FAA"/>
    <w:rsid w:val="00325663"/>
    <w:rsid w:val="0033371E"/>
    <w:rsid w:val="0034522A"/>
    <w:rsid w:val="0035540A"/>
    <w:rsid w:val="0036769D"/>
    <w:rsid w:val="0037371C"/>
    <w:rsid w:val="00375BC0"/>
    <w:rsid w:val="00381ABA"/>
    <w:rsid w:val="00390089"/>
    <w:rsid w:val="00390AAA"/>
    <w:rsid w:val="00390E6A"/>
    <w:rsid w:val="00392D3B"/>
    <w:rsid w:val="00393FC8"/>
    <w:rsid w:val="003A2743"/>
    <w:rsid w:val="003A5B2F"/>
    <w:rsid w:val="003B1901"/>
    <w:rsid w:val="003B3009"/>
    <w:rsid w:val="003B3AE8"/>
    <w:rsid w:val="003B3CF7"/>
    <w:rsid w:val="003C5F98"/>
    <w:rsid w:val="003D038B"/>
    <w:rsid w:val="003D529F"/>
    <w:rsid w:val="003D6B5E"/>
    <w:rsid w:val="003E0177"/>
    <w:rsid w:val="003E18CC"/>
    <w:rsid w:val="003E3D57"/>
    <w:rsid w:val="003E4988"/>
    <w:rsid w:val="003F4CB5"/>
    <w:rsid w:val="003F56CE"/>
    <w:rsid w:val="003F7A7D"/>
    <w:rsid w:val="00401800"/>
    <w:rsid w:val="00416D3E"/>
    <w:rsid w:val="00421192"/>
    <w:rsid w:val="00436AC8"/>
    <w:rsid w:val="0044198C"/>
    <w:rsid w:val="00442FCC"/>
    <w:rsid w:val="00447DC9"/>
    <w:rsid w:val="004529FB"/>
    <w:rsid w:val="0045528A"/>
    <w:rsid w:val="004610DB"/>
    <w:rsid w:val="00474059"/>
    <w:rsid w:val="004759FC"/>
    <w:rsid w:val="00486895"/>
    <w:rsid w:val="0049038D"/>
    <w:rsid w:val="0049122A"/>
    <w:rsid w:val="004921EB"/>
    <w:rsid w:val="00496926"/>
    <w:rsid w:val="004A5BBF"/>
    <w:rsid w:val="004B27BE"/>
    <w:rsid w:val="004B6EF4"/>
    <w:rsid w:val="004C158A"/>
    <w:rsid w:val="004C41A4"/>
    <w:rsid w:val="004D3813"/>
    <w:rsid w:val="004E0976"/>
    <w:rsid w:val="004F7502"/>
    <w:rsid w:val="00502005"/>
    <w:rsid w:val="005140D6"/>
    <w:rsid w:val="005175FE"/>
    <w:rsid w:val="005236B7"/>
    <w:rsid w:val="005312C0"/>
    <w:rsid w:val="0054725E"/>
    <w:rsid w:val="00560BDC"/>
    <w:rsid w:val="005610C7"/>
    <w:rsid w:val="00562A35"/>
    <w:rsid w:val="005669E2"/>
    <w:rsid w:val="005727AE"/>
    <w:rsid w:val="00576726"/>
    <w:rsid w:val="00576B74"/>
    <w:rsid w:val="00592225"/>
    <w:rsid w:val="00594F06"/>
    <w:rsid w:val="005A1B1B"/>
    <w:rsid w:val="005B1F7E"/>
    <w:rsid w:val="005E04DF"/>
    <w:rsid w:val="005E1DB1"/>
    <w:rsid w:val="005E7698"/>
    <w:rsid w:val="005F6ECE"/>
    <w:rsid w:val="00600360"/>
    <w:rsid w:val="00606FC8"/>
    <w:rsid w:val="00610770"/>
    <w:rsid w:val="00617781"/>
    <w:rsid w:val="00623F0B"/>
    <w:rsid w:val="00634A7D"/>
    <w:rsid w:val="00635DE9"/>
    <w:rsid w:val="00636357"/>
    <w:rsid w:val="0063749D"/>
    <w:rsid w:val="00641BE1"/>
    <w:rsid w:val="006459CF"/>
    <w:rsid w:val="00660869"/>
    <w:rsid w:val="00661BBA"/>
    <w:rsid w:val="00670734"/>
    <w:rsid w:val="00672AFD"/>
    <w:rsid w:val="006764EB"/>
    <w:rsid w:val="00683A15"/>
    <w:rsid w:val="00685AC9"/>
    <w:rsid w:val="006A791D"/>
    <w:rsid w:val="006A7B0F"/>
    <w:rsid w:val="006B5657"/>
    <w:rsid w:val="006C3E41"/>
    <w:rsid w:val="006C5404"/>
    <w:rsid w:val="006D462D"/>
    <w:rsid w:val="006D66CC"/>
    <w:rsid w:val="006E27E5"/>
    <w:rsid w:val="006E571D"/>
    <w:rsid w:val="006E6D2F"/>
    <w:rsid w:val="006F09C6"/>
    <w:rsid w:val="006F6EB6"/>
    <w:rsid w:val="006F773F"/>
    <w:rsid w:val="00716B37"/>
    <w:rsid w:val="00724A46"/>
    <w:rsid w:val="00726681"/>
    <w:rsid w:val="007512E2"/>
    <w:rsid w:val="007725E5"/>
    <w:rsid w:val="00774A11"/>
    <w:rsid w:val="0078508A"/>
    <w:rsid w:val="007A7B6F"/>
    <w:rsid w:val="007A7C12"/>
    <w:rsid w:val="007B0D29"/>
    <w:rsid w:val="007B39DE"/>
    <w:rsid w:val="007C1E76"/>
    <w:rsid w:val="007D3DD4"/>
    <w:rsid w:val="007D4207"/>
    <w:rsid w:val="007E16B7"/>
    <w:rsid w:val="007E22A5"/>
    <w:rsid w:val="00815526"/>
    <w:rsid w:val="00817904"/>
    <w:rsid w:val="00821611"/>
    <w:rsid w:val="0083061C"/>
    <w:rsid w:val="008379BD"/>
    <w:rsid w:val="00841126"/>
    <w:rsid w:val="00842603"/>
    <w:rsid w:val="0084436F"/>
    <w:rsid w:val="008565E2"/>
    <w:rsid w:val="008636C3"/>
    <w:rsid w:val="0087230C"/>
    <w:rsid w:val="00872C3F"/>
    <w:rsid w:val="00873EE9"/>
    <w:rsid w:val="00873FCD"/>
    <w:rsid w:val="0087576F"/>
    <w:rsid w:val="008820C1"/>
    <w:rsid w:val="008839EF"/>
    <w:rsid w:val="0088532A"/>
    <w:rsid w:val="0089552D"/>
    <w:rsid w:val="0089744D"/>
    <w:rsid w:val="008A0C08"/>
    <w:rsid w:val="008A7576"/>
    <w:rsid w:val="008B7400"/>
    <w:rsid w:val="008C0ED8"/>
    <w:rsid w:val="008C3E78"/>
    <w:rsid w:val="008C742B"/>
    <w:rsid w:val="008C7C9D"/>
    <w:rsid w:val="008D11E4"/>
    <w:rsid w:val="008D16C1"/>
    <w:rsid w:val="008D2D9A"/>
    <w:rsid w:val="008D5F6F"/>
    <w:rsid w:val="008E274B"/>
    <w:rsid w:val="00903C01"/>
    <w:rsid w:val="009154E0"/>
    <w:rsid w:val="00917699"/>
    <w:rsid w:val="009178C8"/>
    <w:rsid w:val="00930717"/>
    <w:rsid w:val="0094013E"/>
    <w:rsid w:val="009417B6"/>
    <w:rsid w:val="00941F5E"/>
    <w:rsid w:val="0094647D"/>
    <w:rsid w:val="009500F2"/>
    <w:rsid w:val="00950E13"/>
    <w:rsid w:val="00954126"/>
    <w:rsid w:val="00956F9C"/>
    <w:rsid w:val="00962DBD"/>
    <w:rsid w:val="00974702"/>
    <w:rsid w:val="009848CE"/>
    <w:rsid w:val="00986FB9"/>
    <w:rsid w:val="00992D23"/>
    <w:rsid w:val="00994171"/>
    <w:rsid w:val="009A33C0"/>
    <w:rsid w:val="009A6C12"/>
    <w:rsid w:val="009B5421"/>
    <w:rsid w:val="009B66B6"/>
    <w:rsid w:val="009B6D0A"/>
    <w:rsid w:val="009C7C43"/>
    <w:rsid w:val="009E57B1"/>
    <w:rsid w:val="009F6D2E"/>
    <w:rsid w:val="00A0688E"/>
    <w:rsid w:val="00A25343"/>
    <w:rsid w:val="00A32849"/>
    <w:rsid w:val="00A40B0B"/>
    <w:rsid w:val="00A443B8"/>
    <w:rsid w:val="00A463F1"/>
    <w:rsid w:val="00A53919"/>
    <w:rsid w:val="00A55AC2"/>
    <w:rsid w:val="00A67874"/>
    <w:rsid w:val="00A751BD"/>
    <w:rsid w:val="00A757CF"/>
    <w:rsid w:val="00A7637F"/>
    <w:rsid w:val="00A80B34"/>
    <w:rsid w:val="00A84A2F"/>
    <w:rsid w:val="00A859B3"/>
    <w:rsid w:val="00A85A0A"/>
    <w:rsid w:val="00A903F6"/>
    <w:rsid w:val="00A90E27"/>
    <w:rsid w:val="00AA06CC"/>
    <w:rsid w:val="00AA75FB"/>
    <w:rsid w:val="00AE1FBD"/>
    <w:rsid w:val="00B06038"/>
    <w:rsid w:val="00B15D10"/>
    <w:rsid w:val="00B16490"/>
    <w:rsid w:val="00B16A24"/>
    <w:rsid w:val="00B42481"/>
    <w:rsid w:val="00B5343E"/>
    <w:rsid w:val="00B560C1"/>
    <w:rsid w:val="00B72059"/>
    <w:rsid w:val="00B8217F"/>
    <w:rsid w:val="00B96744"/>
    <w:rsid w:val="00BB45A1"/>
    <w:rsid w:val="00BB75F5"/>
    <w:rsid w:val="00BC438F"/>
    <w:rsid w:val="00BD5200"/>
    <w:rsid w:val="00BD5889"/>
    <w:rsid w:val="00BE36EF"/>
    <w:rsid w:val="00C1059A"/>
    <w:rsid w:val="00C1253F"/>
    <w:rsid w:val="00C12B8F"/>
    <w:rsid w:val="00C176F8"/>
    <w:rsid w:val="00C311B7"/>
    <w:rsid w:val="00C723C6"/>
    <w:rsid w:val="00C764C2"/>
    <w:rsid w:val="00C816E0"/>
    <w:rsid w:val="00C81FF9"/>
    <w:rsid w:val="00CA04C5"/>
    <w:rsid w:val="00CA28B9"/>
    <w:rsid w:val="00CB594F"/>
    <w:rsid w:val="00CB6C47"/>
    <w:rsid w:val="00CE3C9B"/>
    <w:rsid w:val="00CF17D7"/>
    <w:rsid w:val="00CF497F"/>
    <w:rsid w:val="00D10DA7"/>
    <w:rsid w:val="00D13045"/>
    <w:rsid w:val="00D202DC"/>
    <w:rsid w:val="00D21EE4"/>
    <w:rsid w:val="00D30D90"/>
    <w:rsid w:val="00D336ED"/>
    <w:rsid w:val="00D448B4"/>
    <w:rsid w:val="00D545CE"/>
    <w:rsid w:val="00D875E7"/>
    <w:rsid w:val="00D92E37"/>
    <w:rsid w:val="00DA307A"/>
    <w:rsid w:val="00DA597F"/>
    <w:rsid w:val="00DB015D"/>
    <w:rsid w:val="00DB324B"/>
    <w:rsid w:val="00DB3EF5"/>
    <w:rsid w:val="00DC01B2"/>
    <w:rsid w:val="00DC09CC"/>
    <w:rsid w:val="00DD0278"/>
    <w:rsid w:val="00DD0808"/>
    <w:rsid w:val="00DD08B7"/>
    <w:rsid w:val="00DD4329"/>
    <w:rsid w:val="00DD47F8"/>
    <w:rsid w:val="00DD59AC"/>
    <w:rsid w:val="00DF5DAC"/>
    <w:rsid w:val="00E13E1B"/>
    <w:rsid w:val="00E16E3E"/>
    <w:rsid w:val="00E202C2"/>
    <w:rsid w:val="00E2260D"/>
    <w:rsid w:val="00E43403"/>
    <w:rsid w:val="00E45821"/>
    <w:rsid w:val="00E526D7"/>
    <w:rsid w:val="00E61389"/>
    <w:rsid w:val="00E6266F"/>
    <w:rsid w:val="00E6426A"/>
    <w:rsid w:val="00E658A0"/>
    <w:rsid w:val="00E71853"/>
    <w:rsid w:val="00E72321"/>
    <w:rsid w:val="00E80373"/>
    <w:rsid w:val="00E8717B"/>
    <w:rsid w:val="00EB298C"/>
    <w:rsid w:val="00EB4A54"/>
    <w:rsid w:val="00EE41B9"/>
    <w:rsid w:val="00EE706C"/>
    <w:rsid w:val="00EF3A70"/>
    <w:rsid w:val="00F00DEA"/>
    <w:rsid w:val="00F02DE5"/>
    <w:rsid w:val="00F1169D"/>
    <w:rsid w:val="00F1255F"/>
    <w:rsid w:val="00F3378E"/>
    <w:rsid w:val="00F40AEA"/>
    <w:rsid w:val="00F52F9B"/>
    <w:rsid w:val="00F570AA"/>
    <w:rsid w:val="00F61D66"/>
    <w:rsid w:val="00F67B30"/>
    <w:rsid w:val="00F968AB"/>
    <w:rsid w:val="00FA0E28"/>
    <w:rsid w:val="00FB6A66"/>
    <w:rsid w:val="00FC0336"/>
    <w:rsid w:val="00FC4966"/>
    <w:rsid w:val="00FE0DD8"/>
    <w:rsid w:val="00FE780B"/>
    <w:rsid w:val="0B73462E"/>
    <w:rsid w:val="33302AB7"/>
  </w:rsids>
  <m:mathPr>
    <m:mathFont m:val="Cambria Math"/>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uppressAutoHyphens/>
      <w:spacing w:after="200" w:line="360" w:lineRule="auto"/>
      <w:jc w:val="both"/>
    </w:pPr>
    <w:rPr>
      <w:rFonts w:ascii="Arial" w:hAnsi="Arial" w:cs="Arial" w:eastAsiaTheme="minorEastAsia"/>
      <w:sz w:val="24"/>
      <w:szCs w:val="22"/>
      <w:lang w:val="pt-BR" w:eastAsia="pt-BR" w:bidi="ar-SA"/>
    </w:rPr>
  </w:style>
  <w:style w:type="paragraph" w:styleId="2">
    <w:name w:val="heading 1"/>
    <w:basedOn w:val="1"/>
    <w:next w:val="1"/>
    <w:link w:val="38"/>
    <w:qFormat/>
    <w:uiPriority w:val="9"/>
    <w:pPr>
      <w:spacing w:line="276" w:lineRule="auto"/>
      <w:jc w:val="left"/>
      <w:outlineLvl w:val="0"/>
    </w:pPr>
    <w:rPr>
      <w:b/>
    </w:rPr>
  </w:style>
  <w:style w:type="paragraph" w:styleId="3">
    <w:name w:val="heading 2"/>
    <w:basedOn w:val="1"/>
    <w:next w:val="1"/>
    <w:link w:val="39"/>
    <w:unhideWhenUsed/>
    <w:qFormat/>
    <w:uiPriority w:val="9"/>
    <w:pPr>
      <w:keepNext/>
      <w:keepLines/>
      <w:spacing w:before="200" w:after="0"/>
      <w:contextualSpacing/>
      <w:outlineLvl w:val="1"/>
    </w:pPr>
    <w:rPr>
      <w:rFonts w:eastAsiaTheme="majorEastAsia"/>
      <w:b/>
      <w:bCs/>
      <w:szCs w:val="24"/>
    </w:rPr>
  </w:style>
  <w:style w:type="paragraph" w:styleId="4">
    <w:name w:val="heading 3"/>
    <w:basedOn w:val="1"/>
    <w:next w:val="1"/>
    <w:link w:val="44"/>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4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4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4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annotation reference"/>
    <w:basedOn w:val="11"/>
    <w:semiHidden/>
    <w:unhideWhenUsed/>
    <w:qFormat/>
    <w:uiPriority w:val="99"/>
    <w:rPr>
      <w:sz w:val="16"/>
      <w:szCs w:val="16"/>
    </w:rPr>
  </w:style>
  <w:style w:type="character" w:styleId="15">
    <w:name w:val="FollowedHyperlink"/>
    <w:basedOn w:val="11"/>
    <w:semiHidden/>
    <w:unhideWhenUsed/>
    <w:uiPriority w:val="99"/>
    <w:rPr>
      <w:color w:val="800080" w:themeColor="followedHyperlink"/>
      <w:u w:val="single"/>
      <w14:textFill>
        <w14:solidFill>
          <w14:schemeClr w14:val="folHlink"/>
        </w14:solidFill>
      </w14:textFill>
    </w:r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Emphasis"/>
    <w:basedOn w:val="11"/>
    <w:qFormat/>
    <w:uiPriority w:val="20"/>
    <w:rPr>
      <w:i/>
      <w:iCs/>
    </w:rPr>
  </w:style>
  <w:style w:type="character" w:styleId="18">
    <w:name w:val="Hyperlink"/>
    <w:basedOn w:val="11"/>
    <w:unhideWhenUsed/>
    <w:qFormat/>
    <w:uiPriority w:val="99"/>
    <w:rPr>
      <w:color w:val="0000FF" w:themeColor="hyperlink"/>
      <w:u w:val="single"/>
      <w14:textFill>
        <w14:solidFill>
          <w14:schemeClr w14:val="hlink"/>
        </w14:solidFill>
      </w14:textFill>
    </w:rPr>
  </w:style>
  <w:style w:type="paragraph" w:styleId="19">
    <w:name w:val="toc 2"/>
    <w:basedOn w:val="1"/>
    <w:next w:val="1"/>
    <w:unhideWhenUsed/>
    <w:uiPriority w:val="39"/>
    <w:pPr>
      <w:tabs>
        <w:tab w:val="right" w:leader="dot" w:pos="9061"/>
      </w:tabs>
      <w:spacing w:after="100"/>
    </w:pPr>
  </w:style>
  <w:style w:type="paragraph" w:styleId="20">
    <w:name w:val="List"/>
    <w:basedOn w:val="21"/>
    <w:qFormat/>
    <w:uiPriority w:val="0"/>
    <w:rPr>
      <w:rFonts w:cs="Mangal"/>
    </w:rPr>
  </w:style>
  <w:style w:type="paragraph" w:customStyle="1" w:styleId="21">
    <w:name w:val="Text body"/>
    <w:basedOn w:val="22"/>
    <w:qFormat/>
    <w:uiPriority w:val="0"/>
    <w:pPr>
      <w:spacing w:after="120"/>
    </w:pPr>
  </w:style>
  <w:style w:type="paragraph" w:customStyle="1" w:styleId="22">
    <w:name w:val="Standard"/>
    <w:qFormat/>
    <w:uiPriority w:val="0"/>
    <w:pPr>
      <w:suppressAutoHyphens/>
      <w:spacing w:after="200" w:line="360" w:lineRule="auto"/>
      <w:ind w:firstLine="708"/>
      <w:jc w:val="both"/>
    </w:pPr>
    <w:rPr>
      <w:rFonts w:ascii="Arial" w:hAnsi="Arial" w:cs="Arial" w:eastAsiaTheme="minorEastAsia"/>
      <w:sz w:val="24"/>
      <w:szCs w:val="24"/>
      <w:lang w:val="pt-BR" w:eastAsia="en-US" w:bidi="ar-SA"/>
    </w:rPr>
  </w:style>
  <w:style w:type="paragraph" w:styleId="23">
    <w:name w:val="Body Text"/>
    <w:basedOn w:val="1"/>
    <w:link w:val="64"/>
    <w:uiPriority w:val="0"/>
    <w:pPr>
      <w:widowControl w:val="0"/>
      <w:spacing w:after="140" w:line="288" w:lineRule="auto"/>
      <w:jc w:val="left"/>
      <w:textAlignment w:val="baseline"/>
    </w:pPr>
    <w:rPr>
      <w:rFonts w:ascii="Liberation Serif" w:hAnsi="Liberation Serif" w:eastAsia="SimSun" w:cs="Mangal"/>
      <w:kern w:val="2"/>
      <w:szCs w:val="24"/>
      <w:lang w:eastAsia="zh-CN" w:bidi="hi-IN"/>
    </w:rPr>
  </w:style>
  <w:style w:type="paragraph" w:styleId="24">
    <w:name w:val="annotation text"/>
    <w:basedOn w:val="1"/>
    <w:link w:val="98"/>
    <w:unhideWhenUsed/>
    <w:qFormat/>
    <w:uiPriority w:val="99"/>
    <w:pPr>
      <w:spacing w:line="240" w:lineRule="auto"/>
    </w:pPr>
    <w:rPr>
      <w:sz w:val="20"/>
      <w:szCs w:val="20"/>
    </w:rPr>
  </w:style>
  <w:style w:type="paragraph" w:styleId="25">
    <w:name w:val="table of figures"/>
    <w:basedOn w:val="1"/>
    <w:next w:val="1"/>
    <w:unhideWhenUsed/>
    <w:qFormat/>
    <w:uiPriority w:val="99"/>
    <w:pPr>
      <w:spacing w:after="0"/>
    </w:pPr>
  </w:style>
  <w:style w:type="paragraph" w:styleId="26">
    <w:name w:val="Title"/>
    <w:basedOn w:val="1"/>
    <w:next w:val="1"/>
    <w:link w:val="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paragraph" w:styleId="27">
    <w:name w:val="Normal (Web)"/>
    <w:basedOn w:val="22"/>
    <w:qFormat/>
    <w:uiPriority w:val="99"/>
    <w:pPr>
      <w:spacing w:before="28" w:after="28" w:line="240" w:lineRule="auto"/>
      <w:ind w:firstLine="0"/>
      <w:jc w:val="left"/>
    </w:pPr>
    <w:rPr>
      <w:rFonts w:ascii="Times New Roman" w:hAnsi="Times New Roman" w:eastAsia="Times New Roman" w:cs="Times New Roman"/>
      <w:lang w:eastAsia="pt-BR"/>
    </w:rPr>
  </w:style>
  <w:style w:type="paragraph" w:styleId="28">
    <w:name w:val="Body Text 3"/>
    <w:basedOn w:val="1"/>
    <w:link w:val="66"/>
    <w:semiHidden/>
    <w:unhideWhenUsed/>
    <w:qFormat/>
    <w:uiPriority w:val="99"/>
    <w:pPr>
      <w:spacing w:after="120"/>
    </w:pPr>
    <w:rPr>
      <w:sz w:val="16"/>
      <w:szCs w:val="16"/>
    </w:rPr>
  </w:style>
  <w:style w:type="paragraph" w:styleId="29">
    <w:name w:val="HTML Preformatted"/>
    <w:basedOn w:val="22"/>
    <w:link w:val="67"/>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eastAsia="Times New Roman" w:cs="Courier New"/>
      <w:sz w:val="20"/>
      <w:szCs w:val="20"/>
      <w:lang w:eastAsia="pt-BR"/>
    </w:rPr>
  </w:style>
  <w:style w:type="paragraph" w:styleId="30">
    <w:name w:val="header"/>
    <w:basedOn w:val="1"/>
    <w:link w:val="62"/>
    <w:unhideWhenUsed/>
    <w:qFormat/>
    <w:uiPriority w:val="99"/>
    <w:pPr>
      <w:tabs>
        <w:tab w:val="center" w:pos="4252"/>
        <w:tab w:val="right" w:pos="8504"/>
      </w:tabs>
      <w:spacing w:after="0" w:line="240" w:lineRule="auto"/>
    </w:pPr>
  </w:style>
  <w:style w:type="paragraph" w:styleId="31">
    <w:name w:val="annotation subject"/>
    <w:basedOn w:val="24"/>
    <w:next w:val="24"/>
    <w:link w:val="99"/>
    <w:semiHidden/>
    <w:unhideWhenUsed/>
    <w:qFormat/>
    <w:uiPriority w:val="99"/>
    <w:rPr>
      <w:b/>
      <w:bCs/>
    </w:rPr>
  </w:style>
  <w:style w:type="paragraph" w:styleId="32">
    <w:name w:val="footer"/>
    <w:basedOn w:val="1"/>
    <w:link w:val="63"/>
    <w:unhideWhenUsed/>
    <w:qFormat/>
    <w:uiPriority w:val="99"/>
    <w:pPr>
      <w:tabs>
        <w:tab w:val="center" w:pos="4252"/>
        <w:tab w:val="right" w:pos="8504"/>
      </w:tabs>
      <w:spacing w:after="0" w:line="240" w:lineRule="auto"/>
    </w:pPr>
  </w:style>
  <w:style w:type="paragraph" w:styleId="33">
    <w:name w:val="caption"/>
    <w:basedOn w:val="1"/>
    <w:qFormat/>
    <w:uiPriority w:val="0"/>
    <w:pPr>
      <w:suppressLineNumbers/>
      <w:spacing w:before="120" w:after="120"/>
    </w:pPr>
    <w:rPr>
      <w:rFonts w:cs="Lucida Sans"/>
      <w:i/>
      <w:iCs/>
      <w:szCs w:val="24"/>
    </w:rPr>
  </w:style>
  <w:style w:type="paragraph" w:styleId="34">
    <w:name w:val="Balloon Text"/>
    <w:basedOn w:val="22"/>
    <w:qFormat/>
    <w:uiPriority w:val="0"/>
    <w:pPr>
      <w:spacing w:line="240" w:lineRule="auto"/>
    </w:pPr>
    <w:rPr>
      <w:rFonts w:ascii="Tahoma" w:hAnsi="Tahoma" w:cs="Tahoma"/>
      <w:sz w:val="16"/>
      <w:szCs w:val="16"/>
    </w:rPr>
  </w:style>
  <w:style w:type="paragraph" w:styleId="35">
    <w:name w:val="Subtitle"/>
    <w:basedOn w:val="1"/>
    <w:next w:val="1"/>
    <w:link w:val="52"/>
    <w:qFormat/>
    <w:uiPriority w:val="11"/>
    <w:rPr>
      <w:rFonts w:ascii="Cambria" w:hAnsi="Cambria" w:eastAsia="Cambria" w:cs="Cambria"/>
      <w:i/>
      <w:color w:val="4F81BD"/>
    </w:rPr>
  </w:style>
  <w:style w:type="paragraph" w:styleId="36">
    <w:name w:val="toc 1"/>
    <w:basedOn w:val="1"/>
    <w:next w:val="1"/>
    <w:unhideWhenUsed/>
    <w:qFormat/>
    <w:uiPriority w:val="39"/>
    <w:pPr>
      <w:spacing w:after="100"/>
    </w:p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Heading 1 Char"/>
    <w:basedOn w:val="11"/>
    <w:link w:val="2"/>
    <w:qFormat/>
    <w:uiPriority w:val="9"/>
    <w:rPr>
      <w:rFonts w:ascii="Arial" w:hAnsi="Arial"/>
      <w:b/>
      <w:sz w:val="24"/>
    </w:rPr>
  </w:style>
  <w:style w:type="character" w:customStyle="1" w:styleId="39">
    <w:name w:val="Heading 2 Char"/>
    <w:basedOn w:val="11"/>
    <w:link w:val="3"/>
    <w:qFormat/>
    <w:uiPriority w:val="9"/>
    <w:rPr>
      <w:rFonts w:ascii="Arial" w:hAnsi="Arial" w:cs="Arial" w:eastAsiaTheme="majorEastAsia"/>
      <w:b/>
      <w:bCs/>
      <w:sz w:val="24"/>
      <w:szCs w:val="24"/>
    </w:rPr>
  </w:style>
  <w:style w:type="character" w:customStyle="1" w:styleId="40">
    <w:name w:val="Texto de balão Char"/>
    <w:basedOn w:val="11"/>
    <w:qFormat/>
    <w:uiPriority w:val="0"/>
    <w:rPr>
      <w:rFonts w:ascii="Tahoma" w:hAnsi="Tahoma" w:cs="Tahoma"/>
      <w:sz w:val="16"/>
      <w:szCs w:val="16"/>
    </w:rPr>
  </w:style>
  <w:style w:type="character" w:customStyle="1" w:styleId="41">
    <w:name w:val="apple-converted-space"/>
    <w:basedOn w:val="11"/>
    <w:qFormat/>
    <w:uiPriority w:val="0"/>
    <w:rPr>
      <w:rFonts w:cs="Times New Roman"/>
    </w:rPr>
  </w:style>
  <w:style w:type="character" w:customStyle="1" w:styleId="42">
    <w:name w:val="Pré-formatação HTML Char"/>
    <w:basedOn w:val="11"/>
    <w:qFormat/>
    <w:uiPriority w:val="0"/>
    <w:rPr>
      <w:rFonts w:ascii="Courier New" w:hAnsi="Courier New" w:cs="Courier New"/>
      <w:sz w:val="20"/>
      <w:szCs w:val="20"/>
      <w:lang w:eastAsia="pt-BR"/>
    </w:rPr>
  </w:style>
  <w:style w:type="character" w:customStyle="1" w:styleId="43">
    <w:name w:val="Internet link"/>
    <w:basedOn w:val="11"/>
    <w:qFormat/>
    <w:uiPriority w:val="0"/>
    <w:rPr>
      <w:rFonts w:cs="Times New Roman"/>
      <w:color w:val="0000FF"/>
      <w:u w:val="single"/>
    </w:rPr>
  </w:style>
  <w:style w:type="character" w:customStyle="1" w:styleId="44">
    <w:name w:val="Heading 3 Char"/>
    <w:basedOn w:val="11"/>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4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4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4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1">
    <w:name w:val="Title Char"/>
    <w:basedOn w:val="11"/>
    <w:link w:val="26"/>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52">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53">
    <w:name w:val="Quote Char"/>
    <w:basedOn w:val="11"/>
    <w:link w:val="54"/>
    <w:qFormat/>
    <w:uiPriority w:val="29"/>
    <w:rPr>
      <w:i/>
      <w:iCs/>
      <w:color w:val="000000" w:themeColor="text1"/>
      <w14:textFill>
        <w14:solidFill>
          <w14:schemeClr w14:val="tx1"/>
        </w14:solidFill>
      </w14:textFill>
    </w:rPr>
  </w:style>
  <w:style w:type="paragraph" w:styleId="54">
    <w:name w:val="Quote"/>
    <w:basedOn w:val="1"/>
    <w:next w:val="1"/>
    <w:link w:val="53"/>
    <w:qFormat/>
    <w:uiPriority w:val="29"/>
    <w:rPr>
      <w:i/>
      <w:iCs/>
      <w:color w:val="000000" w:themeColor="text1"/>
      <w14:textFill>
        <w14:solidFill>
          <w14:schemeClr w14:val="tx1"/>
        </w14:solidFill>
      </w14:textFill>
    </w:rPr>
  </w:style>
  <w:style w:type="character" w:customStyle="1" w:styleId="55">
    <w:name w:val="Intense Quote Char"/>
    <w:basedOn w:val="11"/>
    <w:link w:val="56"/>
    <w:qFormat/>
    <w:uiPriority w:val="30"/>
    <w:rPr>
      <w:b/>
      <w:bCs/>
      <w:i/>
      <w:iCs/>
      <w:color w:val="4F81BD" w:themeColor="accent1"/>
      <w14:textFill>
        <w14:solidFill>
          <w14:schemeClr w14:val="accent1"/>
        </w14:solidFill>
      </w14:textFill>
    </w:rPr>
  </w:style>
  <w:style w:type="paragraph" w:styleId="56">
    <w:name w:val="Intense Quote"/>
    <w:basedOn w:val="1"/>
    <w:next w:val="1"/>
    <w:link w:val="5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7">
    <w:name w:val="Ênfase Sutil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58">
    <w:name w:val="Ênfase Intensa1"/>
    <w:basedOn w:val="11"/>
    <w:qFormat/>
    <w:uiPriority w:val="21"/>
    <w:rPr>
      <w:b/>
      <w:bCs/>
      <w:i/>
      <w:iCs/>
      <w:color w:val="4F81BD" w:themeColor="accent1"/>
      <w14:textFill>
        <w14:solidFill>
          <w14:schemeClr w14:val="accent1"/>
        </w14:solidFill>
      </w14:textFill>
    </w:rPr>
  </w:style>
  <w:style w:type="character" w:customStyle="1" w:styleId="59">
    <w:name w:val="Referência Sutil1"/>
    <w:basedOn w:val="11"/>
    <w:qFormat/>
    <w:uiPriority w:val="31"/>
    <w:rPr>
      <w:smallCaps/>
      <w:color w:val="C0504D" w:themeColor="accent2"/>
      <w:u w:val="single"/>
      <w14:textFill>
        <w14:solidFill>
          <w14:schemeClr w14:val="accent2"/>
        </w14:solidFill>
      </w14:textFill>
    </w:rPr>
  </w:style>
  <w:style w:type="character" w:customStyle="1" w:styleId="60">
    <w:name w:val="Referência Intensa1"/>
    <w:basedOn w:val="11"/>
    <w:qFormat/>
    <w:uiPriority w:val="32"/>
    <w:rPr>
      <w:b/>
      <w:bCs/>
      <w:smallCaps/>
      <w:color w:val="C0504D" w:themeColor="accent2"/>
      <w:spacing w:val="5"/>
      <w:u w:val="single"/>
      <w14:textFill>
        <w14:solidFill>
          <w14:schemeClr w14:val="accent2"/>
        </w14:solidFill>
      </w14:textFill>
    </w:rPr>
  </w:style>
  <w:style w:type="character" w:customStyle="1" w:styleId="61">
    <w:name w:val="Título do Livro1"/>
    <w:basedOn w:val="11"/>
    <w:qFormat/>
    <w:uiPriority w:val="33"/>
    <w:rPr>
      <w:b/>
      <w:bCs/>
      <w:smallCaps/>
      <w:spacing w:val="5"/>
    </w:rPr>
  </w:style>
  <w:style w:type="character" w:customStyle="1" w:styleId="62">
    <w:name w:val="Header Char"/>
    <w:basedOn w:val="11"/>
    <w:link w:val="30"/>
    <w:qFormat/>
    <w:uiPriority w:val="99"/>
    <w:rPr>
      <w:rFonts w:ascii="Arial" w:hAnsi="Arial"/>
      <w:sz w:val="24"/>
    </w:rPr>
  </w:style>
  <w:style w:type="character" w:customStyle="1" w:styleId="63">
    <w:name w:val="Footer Char"/>
    <w:basedOn w:val="11"/>
    <w:link w:val="32"/>
    <w:qFormat/>
    <w:uiPriority w:val="99"/>
    <w:rPr>
      <w:rFonts w:ascii="Arial" w:hAnsi="Arial"/>
      <w:sz w:val="24"/>
    </w:rPr>
  </w:style>
  <w:style w:type="character" w:customStyle="1" w:styleId="64">
    <w:name w:val="Body Text Char"/>
    <w:basedOn w:val="11"/>
    <w:link w:val="23"/>
    <w:qFormat/>
    <w:uiPriority w:val="0"/>
    <w:rPr>
      <w:rFonts w:ascii="Liberation Serif" w:hAnsi="Liberation Serif" w:eastAsia="SimSun" w:cs="Mangal"/>
      <w:kern w:val="2"/>
      <w:sz w:val="24"/>
      <w:szCs w:val="24"/>
      <w:lang w:eastAsia="zh-CN" w:bidi="hi-IN"/>
    </w:rPr>
  </w:style>
  <w:style w:type="character" w:customStyle="1" w:styleId="65">
    <w:name w:val="Fonte parág. padrão1"/>
    <w:qFormat/>
    <w:uiPriority w:val="0"/>
  </w:style>
  <w:style w:type="character" w:customStyle="1" w:styleId="66">
    <w:name w:val="Body Text 3 Char"/>
    <w:basedOn w:val="11"/>
    <w:link w:val="28"/>
    <w:semiHidden/>
    <w:qFormat/>
    <w:uiPriority w:val="99"/>
    <w:rPr>
      <w:rFonts w:ascii="Arial" w:hAnsi="Arial" w:eastAsiaTheme="minorEastAsia"/>
      <w:sz w:val="16"/>
      <w:szCs w:val="16"/>
    </w:rPr>
  </w:style>
  <w:style w:type="character" w:customStyle="1" w:styleId="67">
    <w:name w:val="HTML Preformatted Char"/>
    <w:basedOn w:val="11"/>
    <w:link w:val="29"/>
    <w:qFormat/>
    <w:uiPriority w:val="99"/>
    <w:rPr>
      <w:rFonts w:ascii="Courier New" w:hAnsi="Courier New" w:eastAsia="Times New Roman" w:cs="Courier New"/>
      <w:sz w:val="20"/>
      <w:szCs w:val="20"/>
    </w:rPr>
  </w:style>
  <w:style w:type="character" w:customStyle="1" w:styleId="68">
    <w:name w:val="hljs-keyword"/>
    <w:basedOn w:val="11"/>
    <w:qFormat/>
    <w:uiPriority w:val="0"/>
  </w:style>
  <w:style w:type="character" w:customStyle="1" w:styleId="69">
    <w:name w:val="hljs-comment"/>
    <w:basedOn w:val="11"/>
    <w:qFormat/>
    <w:uiPriority w:val="0"/>
  </w:style>
  <w:style w:type="character" w:customStyle="1" w:styleId="70">
    <w:name w:val="hljs-string"/>
    <w:basedOn w:val="11"/>
    <w:qFormat/>
    <w:uiPriority w:val="0"/>
  </w:style>
  <w:style w:type="character" w:customStyle="1" w:styleId="71">
    <w:name w:val="hljs-literal"/>
    <w:basedOn w:val="11"/>
    <w:qFormat/>
    <w:uiPriority w:val="0"/>
  </w:style>
  <w:style w:type="character" w:customStyle="1" w:styleId="72">
    <w:name w:val="hljs-built_in"/>
    <w:basedOn w:val="11"/>
    <w:qFormat/>
    <w:uiPriority w:val="0"/>
  </w:style>
  <w:style w:type="character" w:customStyle="1" w:styleId="73">
    <w:name w:val="hljs-number"/>
    <w:basedOn w:val="11"/>
    <w:qFormat/>
    <w:uiPriority w:val="0"/>
  </w:style>
  <w:style w:type="character" w:customStyle="1" w:styleId="74">
    <w:name w:val="hljs-title"/>
    <w:basedOn w:val="11"/>
    <w:qFormat/>
    <w:uiPriority w:val="0"/>
  </w:style>
  <w:style w:type="character" w:customStyle="1" w:styleId="75">
    <w:name w:val="hljs-params"/>
    <w:basedOn w:val="11"/>
    <w:qFormat/>
    <w:uiPriority w:val="0"/>
  </w:style>
  <w:style w:type="character" w:customStyle="1" w:styleId="76">
    <w:name w:val="hljs-subst"/>
    <w:basedOn w:val="11"/>
    <w:qFormat/>
    <w:uiPriority w:val="0"/>
  </w:style>
  <w:style w:type="character" w:customStyle="1" w:styleId="77">
    <w:name w:val="katex-mathml"/>
    <w:basedOn w:val="11"/>
    <w:qFormat/>
    <w:uiPriority w:val="0"/>
  </w:style>
  <w:style w:type="character" w:customStyle="1" w:styleId="78">
    <w:name w:val="mord"/>
    <w:basedOn w:val="11"/>
    <w:qFormat/>
    <w:uiPriority w:val="0"/>
  </w:style>
  <w:style w:type="character" w:customStyle="1" w:styleId="79">
    <w:name w:val="mopen"/>
    <w:basedOn w:val="11"/>
    <w:qFormat/>
    <w:uiPriority w:val="0"/>
  </w:style>
  <w:style w:type="character" w:customStyle="1" w:styleId="80">
    <w:name w:val="mclose"/>
    <w:basedOn w:val="11"/>
    <w:qFormat/>
    <w:uiPriority w:val="0"/>
  </w:style>
  <w:style w:type="character" w:customStyle="1" w:styleId="81">
    <w:name w:val="mop"/>
    <w:basedOn w:val="11"/>
    <w:qFormat/>
    <w:uiPriority w:val="0"/>
  </w:style>
  <w:style w:type="character" w:customStyle="1" w:styleId="82">
    <w:name w:val="mrel"/>
    <w:basedOn w:val="11"/>
    <w:qFormat/>
    <w:uiPriority w:val="0"/>
  </w:style>
  <w:style w:type="character" w:customStyle="1" w:styleId="83">
    <w:name w:val="Menção Pendente1"/>
    <w:basedOn w:val="11"/>
    <w:semiHidden/>
    <w:unhideWhenUsed/>
    <w:qFormat/>
    <w:uiPriority w:val="99"/>
    <w:rPr>
      <w:color w:val="605E5C"/>
      <w:shd w:val="clear" w:color="auto" w:fill="E1DFDD"/>
    </w:rPr>
  </w:style>
  <w:style w:type="character" w:styleId="84">
    <w:name w:val="Placeholder Text"/>
    <w:basedOn w:val="11"/>
    <w:semiHidden/>
    <w:qFormat/>
    <w:uiPriority w:val="99"/>
    <w:rPr>
      <w:color w:val="666666"/>
    </w:rPr>
  </w:style>
  <w:style w:type="character" w:customStyle="1" w:styleId="85">
    <w:name w:val="Vínculo de índice"/>
    <w:qFormat/>
    <w:uiPriority w:val="0"/>
  </w:style>
  <w:style w:type="paragraph" w:customStyle="1" w:styleId="86">
    <w:name w:val="Título1"/>
    <w:basedOn w:val="22"/>
    <w:next w:val="21"/>
    <w:qFormat/>
    <w:uiPriority w:val="0"/>
    <w:pPr>
      <w:keepNext/>
      <w:spacing w:before="240" w:after="120"/>
    </w:pPr>
    <w:rPr>
      <w:rFonts w:eastAsia="Microsoft YaHei" w:cs="Mangal"/>
      <w:sz w:val="28"/>
      <w:szCs w:val="28"/>
    </w:rPr>
  </w:style>
  <w:style w:type="paragraph" w:customStyle="1" w:styleId="87">
    <w:name w:val="Índice"/>
    <w:basedOn w:val="22"/>
    <w:qFormat/>
    <w:uiPriority w:val="0"/>
    <w:pPr>
      <w:suppressLineNumbers/>
    </w:pPr>
    <w:rPr>
      <w:rFonts w:cs="Mangal"/>
    </w:rPr>
  </w:style>
  <w:style w:type="paragraph" w:customStyle="1" w:styleId="88">
    <w:name w:val="Cabeçalho e Rodapé"/>
    <w:basedOn w:val="1"/>
    <w:qFormat/>
    <w:uiPriority w:val="0"/>
  </w:style>
  <w:style w:type="paragraph" w:customStyle="1" w:styleId="89">
    <w:name w:val="caption1"/>
    <w:basedOn w:val="1"/>
    <w:next w:val="1"/>
    <w:unhideWhenUsed/>
    <w:qFormat/>
    <w:uiPriority w:val="35"/>
    <w:pPr>
      <w:spacing w:after="0" w:line="240" w:lineRule="auto"/>
      <w:contextualSpacing/>
    </w:pPr>
    <w:rPr>
      <w:b/>
      <w:bCs/>
      <w:sz w:val="20"/>
      <w:szCs w:val="20"/>
    </w:rPr>
  </w:style>
  <w:style w:type="paragraph" w:styleId="90">
    <w:name w:val="List Paragraph"/>
    <w:basedOn w:val="1"/>
    <w:qFormat/>
    <w:uiPriority w:val="34"/>
    <w:pPr>
      <w:ind w:left="720"/>
      <w:contextualSpacing/>
    </w:pPr>
  </w:style>
  <w:style w:type="paragraph" w:customStyle="1" w:styleId="91">
    <w:name w:val="Default"/>
    <w:qFormat/>
    <w:uiPriority w:val="0"/>
    <w:pPr>
      <w:suppressAutoHyphens/>
      <w:spacing w:after="200" w:line="276" w:lineRule="auto"/>
      <w:jc w:val="both"/>
    </w:pPr>
    <w:rPr>
      <w:rFonts w:ascii="Arial" w:hAnsi="Arial" w:cs="Arial" w:eastAsiaTheme="minorEastAsia"/>
      <w:color w:val="000000"/>
      <w:sz w:val="24"/>
      <w:szCs w:val="24"/>
      <w:lang w:val="pt-BR" w:eastAsia="en-US" w:bidi="ar-SA"/>
    </w:rPr>
  </w:style>
  <w:style w:type="paragraph" w:customStyle="1" w:styleId="92">
    <w:name w:val="Conteúdo do quadro"/>
    <w:basedOn w:val="21"/>
    <w:qFormat/>
    <w:uiPriority w:val="0"/>
  </w:style>
  <w:style w:type="paragraph" w:styleId="93">
    <w:name w:val="No Spacing"/>
    <w:qFormat/>
    <w:uiPriority w:val="1"/>
    <w:pPr>
      <w:suppressAutoHyphens/>
      <w:jc w:val="both"/>
    </w:pPr>
    <w:rPr>
      <w:rFonts w:ascii="Arial" w:hAnsi="Arial" w:cs="Arial" w:eastAsiaTheme="minorEastAsia"/>
      <w:sz w:val="22"/>
      <w:szCs w:val="22"/>
      <w:lang w:val="pt-BR" w:eastAsia="pt-BR" w:bidi="ar-SA"/>
    </w:rPr>
  </w:style>
  <w:style w:type="paragraph" w:customStyle="1" w:styleId="94">
    <w:name w:val="Cabeçalho do Sumário1"/>
    <w:basedOn w:val="2"/>
    <w:next w:val="1"/>
    <w:unhideWhenUsed/>
    <w:qFormat/>
    <w:uiPriority w:val="39"/>
    <w:pPr>
      <w:outlineLvl w:val="9"/>
    </w:pPr>
  </w:style>
  <w:style w:type="paragraph" w:customStyle="1" w:styleId="95">
    <w:name w:val="Conteúdo da tabela"/>
    <w:basedOn w:val="1"/>
    <w:qFormat/>
    <w:uiPriority w:val="0"/>
    <w:pPr>
      <w:widowControl w:val="0"/>
      <w:suppressLineNumbers/>
      <w:spacing w:after="0" w:line="240" w:lineRule="auto"/>
      <w:jc w:val="left"/>
      <w:textAlignment w:val="baseline"/>
    </w:pPr>
    <w:rPr>
      <w:rFonts w:ascii="Liberation Serif" w:hAnsi="Liberation Serif" w:eastAsia="SimSun" w:cs="Mangal"/>
      <w:kern w:val="2"/>
      <w:szCs w:val="24"/>
      <w:lang w:eastAsia="zh-CN" w:bidi="hi-IN"/>
    </w:rPr>
  </w:style>
  <w:style w:type="table" w:customStyle="1" w:styleId="96">
    <w:name w:val="Table Normal1"/>
    <w:qFormat/>
    <w:uiPriority w:val="0"/>
    <w:tblPr>
      <w:tblCellMar>
        <w:top w:w="0" w:type="dxa"/>
        <w:left w:w="0" w:type="dxa"/>
        <w:bottom w:w="0" w:type="dxa"/>
        <w:right w:w="0" w:type="dxa"/>
      </w:tblCellMar>
    </w:tblPr>
  </w:style>
  <w:style w:type="table" w:customStyle="1" w:styleId="97">
    <w:name w:val="Table Normal2"/>
    <w:qFormat/>
    <w:uiPriority w:val="0"/>
    <w:tblPr>
      <w:tblCellMar>
        <w:top w:w="0" w:type="dxa"/>
        <w:left w:w="0" w:type="dxa"/>
        <w:bottom w:w="0" w:type="dxa"/>
        <w:right w:w="0" w:type="dxa"/>
      </w:tblCellMar>
    </w:tblPr>
  </w:style>
  <w:style w:type="character" w:customStyle="1" w:styleId="98">
    <w:name w:val="Comment Text Char"/>
    <w:basedOn w:val="11"/>
    <w:link w:val="24"/>
    <w:qFormat/>
    <w:uiPriority w:val="99"/>
    <w:rPr>
      <w:rFonts w:eastAsiaTheme="minorEastAsia"/>
      <w:sz w:val="20"/>
      <w:szCs w:val="20"/>
    </w:rPr>
  </w:style>
  <w:style w:type="character" w:customStyle="1" w:styleId="99">
    <w:name w:val="Comment Subject Char"/>
    <w:basedOn w:val="98"/>
    <w:link w:val="31"/>
    <w:semiHidden/>
    <w:qFormat/>
    <w:uiPriority w:val="99"/>
    <w:rPr>
      <w:rFonts w:eastAsiaTheme="minorEastAsia"/>
      <w:b/>
      <w:bCs/>
      <w:sz w:val="20"/>
      <w:szCs w:val="20"/>
    </w:rPr>
  </w:style>
  <w:style w:type="paragraph" w:customStyle="1" w:styleId="100">
    <w:name w:val="Cabeçalho do Sumário2"/>
    <w:basedOn w:val="2"/>
    <w:next w:val="1"/>
    <w:unhideWhenUsed/>
    <w:qFormat/>
    <w:uiPriority w:val="39"/>
    <w:pPr>
      <w:keepNext/>
      <w:keepLines/>
      <w:suppressAutoHyphens w:val="0"/>
      <w:spacing w:before="240" w:after="0" w:line="259" w:lineRule="auto"/>
      <w:outlineLvl w:val="9"/>
    </w:pPr>
    <w:rPr>
      <w:rFonts w:asciiTheme="majorHAnsi" w:hAnsiTheme="majorHAnsi" w:eastAsiaTheme="majorEastAsia" w:cstheme="majorBidi"/>
      <w:b w:val="0"/>
      <w:color w:val="376092" w:themeColor="accent1" w:themeShade="BF"/>
      <w:sz w:val="32"/>
      <w:szCs w:val="32"/>
      <w:lang w:val="en-US" w:eastAsia="en-US"/>
    </w:rPr>
  </w:style>
  <w:style w:type="character" w:customStyle="1" w:styleId="101">
    <w:name w:val="TCC Char"/>
    <w:basedOn w:val="11"/>
    <w:link w:val="102"/>
    <w:qFormat/>
    <w:locked/>
    <w:uiPriority w:val="0"/>
    <w:rPr>
      <w:rFonts w:ascii="Calibri" w:hAnsi="Calibri" w:cs="Calibri" w:eastAsiaTheme="minorEastAsia"/>
      <w:szCs w:val="22"/>
    </w:rPr>
  </w:style>
  <w:style w:type="paragraph" w:customStyle="1" w:styleId="102">
    <w:name w:val="TCC"/>
    <w:basedOn w:val="1"/>
    <w:link w:val="101"/>
    <w:qFormat/>
    <w:uiPriority w:val="0"/>
    <w:pPr>
      <w:spacing w:before="240" w:after="240"/>
      <w:ind w:firstLine="1134"/>
    </w:pPr>
    <w:rPr>
      <w:rFonts w:ascii="Calibri" w:hAnsi="Calibri" w:cs="Calibri"/>
    </w:rPr>
  </w:style>
  <w:style w:type="character" w:customStyle="1" w:styleId="103">
    <w:name w:val="truncate"/>
    <w:basedOn w:val="11"/>
    <w:qFormat/>
    <w:uiPriority w:val="0"/>
  </w:style>
  <w:style w:type="paragraph" w:customStyle="1" w:styleId="104">
    <w:name w:val="Revision"/>
    <w:hidden/>
    <w:unhideWhenUsed/>
    <w:qFormat/>
    <w:uiPriority w:val="99"/>
    <w:rPr>
      <w:rFonts w:ascii="Arial" w:hAnsi="Arial" w:cs="Arial" w:eastAsiaTheme="minorEastAsia"/>
      <w:sz w:val="24"/>
      <w:szCs w:val="22"/>
      <w:lang w:val="pt-BR" w:eastAsia="pt-BR"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roundtripDataSignature="AMtx7mjWxTI1+1wSn4xyWE87cNjCxJb5Mg==">AMUW2mXXjhipMT06QLd1jI43w8cdpE16bKMFzyZtTxSSu7T5NdmtmJJn6j670Vf+nmAJJK7qfcO0D0miRATP3ywzS9oxGbFGUlfvkhtG2iwTL0umoHPrALpwTpF7EWjbG0JhmJbLr5PP0hnecjTfay3Js2F+piqmm8iV5RyWuF5hE8cf4TcbMjOqBY5iUZwuxVBezuyogeTtwuHcpBWUVYyripCHZ0n66Ab2n5qxahTCPBxhchkwCEKKc6h6/0ifnefScs0D7sbi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D6CD65-28D4-4818-9823-308795AF12F3}">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67</Pages>
  <Words>12004</Words>
  <Characters>68425</Characters>
  <Lines>570</Lines>
  <Paragraphs>160</Paragraphs>
  <TotalTime>8</TotalTime>
  <ScaleCrop>false</ScaleCrop>
  <LinksUpToDate>false</LinksUpToDate>
  <CharactersWithSpaces>80269</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2025-02-18T22:40:00Z</dcterms:created>
  <dc:creator>Rita Calado</dc:creator>
  <cp:lastModifiedBy>Rafael</cp:lastModifiedBy>
  <cp:lastPrinted>2024-12-10T01:25:00Z</cp:lastPrinted>
  <dcterms:modified xsi:type="dcterms:W3CDTF">2025-03-01T03:14:58Z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KSOProductBuildVer">
    <vt:lpwstr>1046-12.2.0.20323</vt:lpwstr>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ICV">
    <vt:lpwstr>AB4290AFF20F46DBB3524A947E44430F_13</vt:lpwstr>
  </property>
</Properties>
</file>